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44">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paperSrc/>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paperSrc/>
          <w:cols w:space="0" w:num="1"/>
          <w:rtlGutter w:val="0"/>
          <w:docGrid w:type="linesAndChars" w:linePitch="312" w:charSpace="609"/>
        </w:sect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aperSrc/>
          <w:pgNumType w:fmt="upperRoman" w:start="1"/>
          <w:cols w:space="0" w:num="1"/>
          <w:rtlGutter w:val="0"/>
          <w:docGrid w:type="linesAndChars" w:linePitch="312" w:charSpace="609"/>
        </w:sect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0" w:type="default"/>
          <w:footerReference r:id="rId11" w:type="default"/>
          <w:footnotePr>
            <w:numFmt w:val="decimal"/>
          </w:footnotePr>
          <w:pgSz w:w="11906" w:h="16838"/>
          <w:pgMar w:top="1440" w:right="1800" w:bottom="1440" w:left="1800" w:header="1587" w:footer="1247" w:gutter="0"/>
          <w:paperSrc/>
          <w:pgNumType w:fmt="upperRoman"/>
          <w:cols w:space="720" w:num="1"/>
          <w:rtlGutter w:val="0"/>
          <w:docGrid w:type="linesAndChars" w:linePitch="312" w:charSpace="609"/>
        </w:sect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2" w:type="default"/>
          <w:footerReference r:id="rId13" w:type="default"/>
          <w:footnotePr>
            <w:numFmt w:val="decimal"/>
          </w:footnotePr>
          <w:pgSz w:w="11906" w:h="16838"/>
          <w:pgMar w:top="1440" w:right="1800" w:bottom="1440" w:left="1800" w:header="1587" w:footer="1247" w:gutter="0"/>
          <w:paperSrc/>
          <w:pgNumType w:fmt="upperRoman"/>
          <w:cols w:space="720" w:num="1"/>
          <w:rtlGutter w:val="0"/>
          <w:docGrid w:type="linesAndChars" w:linePitch="312" w:charSpace="609"/>
        </w:sect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4" w:type="default"/>
          <w:footerReference r:id="rId15" w:type="default"/>
          <w:footnotePr>
            <w:numFmt w:val="decimal"/>
          </w:footnotePr>
          <w:pgSz w:w="11906" w:h="16838"/>
          <w:pgMar w:top="1440" w:right="1800" w:bottom="1440" w:left="1800" w:header="1587" w:footer="1247" w:gutter="0"/>
          <w:paperSrc/>
          <w:pgNumType w:fmt="upperRoman"/>
          <w:cols w:space="720" w:num="1"/>
          <w:rtlGutter w:val="0"/>
          <w:docGrid w:type="linesAndChars" w:linePitch="312" w:charSpace="609"/>
        </w:sect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aperSrc/>
          <w:pgNumType w:fmt="upperRoman"/>
          <w:cols w:space="720" w:num="1"/>
          <w:rtlGutter w:val="0"/>
          <w:docGrid w:type="linesAndChars" w:linePitch="312" w:charSpace="609"/>
        </w:sectPr>
      </w:pPr>
    </w:p>
    <w:p>
      <w:pPr>
        <w:spacing w:before="156" w:beforeLines="50" w:after="156" w:afterLines="50" w:line="440" w:lineRule="exact"/>
        <w:jc w:val="center"/>
        <w:rPr>
          <w:rFonts w:hint="eastAsia" w:eastAsia="黑体"/>
          <w:b/>
          <w:bCs/>
          <w:sz w:val="36"/>
        </w:rPr>
      </w:pPr>
      <w:r>
        <w:rPr>
          <w:rFonts w:hint="eastAsia" w:eastAsia="黑体"/>
          <w:b/>
          <w:bCs/>
          <w:sz w:val="36"/>
        </w:rPr>
        <w:t>虚拟商场的设计与实现</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生：周连龙，计算机科学学院</w:t>
      </w:r>
    </w:p>
    <w:p>
      <w:pPr>
        <w:jc w:val="center"/>
        <w:rPr>
          <w:rFonts w:hint="eastAsia" w:eastAsia="仿宋_GB2312"/>
          <w:sz w:val="24"/>
        </w:rPr>
      </w:pPr>
      <w:r>
        <w:rPr>
          <w:rFonts w:hint="eastAsia" w:eastAsia="仿宋_GB2312"/>
          <w:sz w:val="24"/>
        </w:rPr>
        <w:t>指导教师：易法令，计算机科学学院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r>
        <w:rPr>
          <w:rFonts w:hint="eastAsia"/>
          <w:sz w:val="24"/>
        </w:rPr>
        <w:t>虚拟商场是一个基于B/S模式的B2C的网上购物系统，它将传统的店面和商品搬到网上以虚拟的形式展现在顾客面前，并提供浏览，购买，结算，生成订单，订单支付等一系列购物流程。本文以WEB工程的建站为起点，对目前网站建设所采用的技术和思想进行对比论证，并深刻的阐述了采用ASP+SQLServer技术实现虚拟商场建设的优点，同时引出在这次设计中采用的运行环境和开发工具及用WEB3D技术实现虚拟三维场景和实体的可行性。然后，对WEB分析、设计、开发、测试和发布这个工作流程进行了详细的论述，从中着重介绍了虚拟商场要实现的功能、业务流程、系统流程、前台数据流图、后台数据流图、E-R图、数据库设计、功能模块设计、详细设计流程图、实现、发布和维护等一系列开发流程。最后，对设计中所遇到的难题进行重点介绍、分析和说明解决的办法，同时对商场实现后所运行的结果进行定性分析并得出结论。</w:t>
      </w:r>
    </w:p>
    <w:p>
      <w:pPr>
        <w:spacing w:line="440" w:lineRule="exact"/>
        <w:ind w:firstLine="484" w:firstLineChars="200"/>
      </w:pPr>
      <w:r>
        <w:rPr>
          <w:rFonts w:hint="eastAsia" w:ascii="宋体" w:hAnsi="宋体"/>
          <w:sz w:val="24"/>
        </w:rPr>
        <w:t>【关键词】电子商务；虚拟商场；</w:t>
      </w:r>
      <w:r>
        <w:rPr>
          <w:rFonts w:hint="eastAsia"/>
        </w:rPr>
        <w:t>WEB工程； WEB3D；交互设计；ASP；数据库</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aperSrc/>
          <w:pgNumType w:fmt="upperRoman"/>
          <w:cols w:space="720" w:num="1"/>
          <w:rtlGutter w:val="0"/>
          <w:docGrid w:type="linesAndChars" w:linePitch="312" w:charSpace="609"/>
        </w:sectPr>
      </w:pPr>
    </w:p>
    <w:p>
      <w:pPr>
        <w:spacing w:line="440" w:lineRule="exact"/>
        <w:jc w:val="center"/>
        <w:rPr>
          <w:rFonts w:hint="eastAsia"/>
          <w:b/>
          <w:bCs/>
          <w:sz w:val="36"/>
        </w:rPr>
      </w:pPr>
      <w:r>
        <w:rPr>
          <w:rFonts w:hint="eastAsia"/>
          <w:b/>
          <w:bCs/>
          <w:sz w:val="36"/>
        </w:rPr>
        <w:t>The Design and Implement of</w:t>
      </w:r>
    </w:p>
    <w:p>
      <w:pPr>
        <w:pStyle w:val="2"/>
        <w:ind w:firstLine="1988" w:firstLineChars="550"/>
        <w:rPr>
          <w:rFonts w:hint="eastAsia"/>
        </w:rPr>
      </w:pPr>
      <w:r>
        <w:rPr>
          <w:rFonts w:hint="eastAsia"/>
        </w:rPr>
        <w:t>Virtual Market</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Student：Zhou lianlong，</w:t>
      </w:r>
      <w:r>
        <w:rPr>
          <w:rFonts w:hint="eastAsia" w:eastAsia="仿宋_GB2312"/>
          <w:color w:val="000000"/>
          <w:sz w:val="24"/>
        </w:rPr>
        <w:t>The College of Computer Science</w:t>
      </w:r>
    </w:p>
    <w:p>
      <w:pPr>
        <w:tabs>
          <w:tab w:val="left" w:pos="4860"/>
        </w:tabs>
        <w:spacing w:line="440" w:lineRule="exact"/>
        <w:ind w:firstLine="1200" w:firstLineChars="500"/>
        <w:rPr>
          <w:rFonts w:hint="eastAsia" w:eastAsia="仿宋_GB2312"/>
          <w:color w:val="000000"/>
          <w:sz w:val="24"/>
        </w:rPr>
      </w:pPr>
      <w:r>
        <w:rPr>
          <w:rFonts w:hint="eastAsia"/>
          <w:sz w:val="24"/>
        </w:rPr>
        <w:t xml:space="preserve">Teacher：Yi faling，    </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 xml:space="preserve">【Abstract】 Virtual market is </w:t>
      </w:r>
      <w:r>
        <w:rPr>
          <w:sz w:val="24"/>
        </w:rPr>
        <w:t>an</w:t>
      </w:r>
      <w:r>
        <w:rPr>
          <w:rFonts w:hint="eastAsia"/>
          <w:sz w:val="24"/>
        </w:rPr>
        <w:t xml:space="preserve"> online shopping </w:t>
      </w:r>
      <w:r>
        <w:rPr>
          <w:sz w:val="24"/>
        </w:rPr>
        <w:t>system, it</w:t>
      </w:r>
      <w:r>
        <w:rPr>
          <w:rFonts w:hint="eastAsia"/>
          <w:sz w:val="24"/>
        </w:rPr>
        <w:t xml:space="preserve"> bases on B/S mode. It makes the shop and </w:t>
      </w:r>
      <w:r>
        <w:rPr>
          <w:sz w:val="24"/>
        </w:rPr>
        <w:t>merchandise</w:t>
      </w:r>
      <w:r>
        <w:rPr>
          <w:rFonts w:hint="eastAsia"/>
          <w:sz w:val="24"/>
        </w:rPr>
        <w:t xml:space="preserve"> removing to the web, and shows them to the present of customers with virtual form. Providing a series of shopping flow includes browser, purchase, calculate, </w:t>
      </w:r>
      <w:r>
        <w:rPr>
          <w:sz w:val="24"/>
        </w:rPr>
        <w:t>produce</w:t>
      </w:r>
      <w:r>
        <w:rPr>
          <w:rFonts w:hint="eastAsia"/>
          <w:sz w:val="24"/>
        </w:rPr>
        <w:t>s</w:t>
      </w:r>
      <w:r>
        <w:rPr>
          <w:sz w:val="24"/>
        </w:rPr>
        <w:t xml:space="preserve"> the order</w:t>
      </w:r>
      <w:r>
        <w:rPr>
          <w:rFonts w:hint="eastAsia"/>
          <w:sz w:val="24"/>
        </w:rPr>
        <w:t xml:space="preserve">, order payment and so on. This paper begins with building website of web project, then contracts and argues </w:t>
      </w:r>
      <w:r>
        <w:rPr>
          <w:sz w:val="24"/>
        </w:rPr>
        <w:t>the technology and thought</w:t>
      </w:r>
      <w:r>
        <w:rPr>
          <w:rFonts w:hint="eastAsia"/>
          <w:sz w:val="24"/>
        </w:rPr>
        <w:t xml:space="preserve"> </w:t>
      </w:r>
      <w:r>
        <w:rPr>
          <w:sz w:val="24"/>
        </w:rPr>
        <w:t>that website adopts at present</w:t>
      </w:r>
      <w:r>
        <w:rPr>
          <w:rFonts w:hint="eastAsia"/>
          <w:sz w:val="24"/>
        </w:rPr>
        <w:t>，</w:t>
      </w:r>
      <w:r>
        <w:rPr>
          <w:sz w:val="24"/>
        </w:rPr>
        <w:t>and deep</w:t>
      </w:r>
      <w:r>
        <w:rPr>
          <w:rFonts w:hint="eastAsia"/>
          <w:sz w:val="24"/>
        </w:rPr>
        <w:t xml:space="preserve"> introduced</w:t>
      </w:r>
      <w:r>
        <w:rPr>
          <w:sz w:val="24"/>
        </w:rPr>
        <w:t xml:space="preserve"> the advantage of adop</w:t>
      </w:r>
      <w:r>
        <w:rPr>
          <w:rFonts w:hint="eastAsia"/>
          <w:sz w:val="24"/>
        </w:rPr>
        <w:t>ting</w:t>
      </w:r>
      <w:r>
        <w:rPr>
          <w:sz w:val="24"/>
        </w:rPr>
        <w:t xml:space="preserve"> ASP </w:t>
      </w:r>
      <w:r>
        <w:rPr>
          <w:rFonts w:hint="eastAsia"/>
          <w:sz w:val="24"/>
        </w:rPr>
        <w:t xml:space="preserve">and </w:t>
      </w:r>
      <w:r>
        <w:rPr>
          <w:sz w:val="24"/>
        </w:rPr>
        <w:t>SQLServer technology</w:t>
      </w:r>
      <w:r>
        <w:rPr>
          <w:rFonts w:hint="eastAsia"/>
          <w:sz w:val="24"/>
        </w:rPr>
        <w:t xml:space="preserve"> with the virtual market. At </w:t>
      </w:r>
      <w:r>
        <w:rPr>
          <w:sz w:val="24"/>
        </w:rPr>
        <w:t>the</w:t>
      </w:r>
      <w:r>
        <w:rPr>
          <w:rFonts w:hint="eastAsia"/>
          <w:sz w:val="24"/>
        </w:rPr>
        <w:t xml:space="preserve"> same time I introduce </w:t>
      </w:r>
      <w:r>
        <w:rPr>
          <w:sz w:val="24"/>
        </w:rPr>
        <w:t>the</w:t>
      </w:r>
      <w:r>
        <w:rPr>
          <w:rFonts w:hint="eastAsia"/>
          <w:sz w:val="24"/>
        </w:rPr>
        <w:t xml:space="preserve"> </w:t>
      </w:r>
      <w:r>
        <w:rPr>
          <w:sz w:val="24"/>
        </w:rPr>
        <w:t xml:space="preserve">running environment </w:t>
      </w:r>
      <w:r>
        <w:rPr>
          <w:rFonts w:hint="eastAsia"/>
          <w:sz w:val="24"/>
        </w:rPr>
        <w:t xml:space="preserve">and </w:t>
      </w:r>
      <w:r>
        <w:rPr>
          <w:sz w:val="24"/>
        </w:rPr>
        <w:t xml:space="preserve">developing </w:t>
      </w:r>
      <w:r>
        <w:rPr>
          <w:rFonts w:hint="eastAsia"/>
          <w:sz w:val="24"/>
        </w:rPr>
        <w:t xml:space="preserve">tools </w:t>
      </w:r>
      <w:r>
        <w:rPr>
          <w:sz w:val="24"/>
        </w:rPr>
        <w:t>in this design</w:t>
      </w:r>
      <w:r>
        <w:rPr>
          <w:rFonts w:hint="eastAsia"/>
          <w:sz w:val="24"/>
        </w:rPr>
        <w:t xml:space="preserve">, </w:t>
      </w:r>
      <w:r>
        <w:rPr>
          <w:sz w:val="24"/>
        </w:rPr>
        <w:t xml:space="preserve">and </w:t>
      </w:r>
      <w:r>
        <w:rPr>
          <w:rFonts w:hint="eastAsia"/>
          <w:sz w:val="24"/>
        </w:rPr>
        <w:t xml:space="preserve">the </w:t>
      </w:r>
      <w:r>
        <w:rPr>
          <w:sz w:val="24"/>
        </w:rPr>
        <w:t xml:space="preserve">feasibility </w:t>
      </w:r>
      <w:r>
        <w:rPr>
          <w:rFonts w:hint="eastAsia"/>
          <w:sz w:val="24"/>
        </w:rPr>
        <w:t xml:space="preserve">of </w:t>
      </w:r>
      <w:r>
        <w:rPr>
          <w:sz w:val="24"/>
        </w:rPr>
        <w:t xml:space="preserve">implement </w:t>
      </w:r>
      <w:r>
        <w:rPr>
          <w:rFonts w:hint="eastAsia"/>
          <w:sz w:val="24"/>
        </w:rPr>
        <w:t xml:space="preserve">about </w:t>
      </w:r>
      <w:r>
        <w:rPr>
          <w:sz w:val="24"/>
        </w:rPr>
        <w:t xml:space="preserve">the three-dimensional scene and the entity </w:t>
      </w:r>
      <w:r>
        <w:rPr>
          <w:rFonts w:hint="eastAsia"/>
          <w:sz w:val="24"/>
        </w:rPr>
        <w:t xml:space="preserve">with </w:t>
      </w:r>
      <w:r>
        <w:rPr>
          <w:sz w:val="24"/>
        </w:rPr>
        <w:t xml:space="preserve">WEB3D technology. </w:t>
      </w:r>
      <w:r>
        <w:rPr>
          <w:rFonts w:hint="eastAsia"/>
          <w:sz w:val="24"/>
        </w:rPr>
        <w:t>I argue</w:t>
      </w:r>
      <w:r>
        <w:rPr>
          <w:sz w:val="24"/>
        </w:rPr>
        <w:t xml:space="preserve"> detailed </w:t>
      </w:r>
      <w:r>
        <w:rPr>
          <w:rFonts w:hint="eastAsia"/>
          <w:sz w:val="24"/>
        </w:rPr>
        <w:t xml:space="preserve">about the </w:t>
      </w:r>
      <w:r>
        <w:rPr>
          <w:sz w:val="24"/>
        </w:rPr>
        <w:t xml:space="preserve">WEB analyzed, designed, developed, tested and released </w:t>
      </w:r>
      <w:r>
        <w:rPr>
          <w:rFonts w:hint="eastAsia"/>
          <w:sz w:val="24"/>
        </w:rPr>
        <w:t xml:space="preserve">in </w:t>
      </w:r>
      <w:r>
        <w:rPr>
          <w:sz w:val="24"/>
        </w:rPr>
        <w:t xml:space="preserve">this workflow, </w:t>
      </w:r>
      <w:r>
        <w:rPr>
          <w:rFonts w:hint="eastAsia"/>
          <w:sz w:val="24"/>
        </w:rPr>
        <w:t>and</w:t>
      </w:r>
      <w:r>
        <w:rPr>
          <w:sz w:val="24"/>
        </w:rPr>
        <w:t xml:space="preserve"> introduced the function that the </w:t>
      </w:r>
      <w:r>
        <w:rPr>
          <w:rFonts w:hint="eastAsia"/>
          <w:sz w:val="24"/>
        </w:rPr>
        <w:t>virtual</w:t>
      </w:r>
      <w:r>
        <w:rPr>
          <w:sz w:val="24"/>
        </w:rPr>
        <w:t xml:space="preserve"> market</w:t>
      </w:r>
      <w:r>
        <w:rPr>
          <w:rFonts w:hint="eastAsia"/>
          <w:sz w:val="24"/>
        </w:rPr>
        <w:t xml:space="preserve"> should be </w:t>
      </w:r>
      <w:r>
        <w:rPr>
          <w:sz w:val="24"/>
        </w:rPr>
        <w:t>realiz</w:t>
      </w:r>
      <w:r>
        <w:rPr>
          <w:rFonts w:hint="eastAsia"/>
          <w:sz w:val="24"/>
        </w:rPr>
        <w:t>ing</w:t>
      </w:r>
      <w:r>
        <w:rPr>
          <w:sz w:val="24"/>
        </w:rPr>
        <w:t xml:space="preserve"> from it. </w:t>
      </w:r>
      <w:r>
        <w:rPr>
          <w:rFonts w:hint="eastAsia"/>
          <w:sz w:val="24"/>
        </w:rPr>
        <w:t>It also includes the operation</w:t>
      </w:r>
      <w:r>
        <w:rPr>
          <w:sz w:val="24"/>
        </w:rPr>
        <w:t xml:space="preserve"> procedure, systematic procedure, dataflow of the front desk </w:t>
      </w:r>
      <w:r>
        <w:rPr>
          <w:rFonts w:hint="eastAsia"/>
          <w:sz w:val="24"/>
        </w:rPr>
        <w:t>purchase</w:t>
      </w:r>
      <w:r>
        <w:rPr>
          <w:sz w:val="24"/>
        </w:rPr>
        <w:t xml:space="preserve">, backstage dataflow diagram, E-R diagram, database design, function module design, design flow </w:t>
      </w:r>
      <w:r>
        <w:rPr>
          <w:rFonts w:hint="eastAsia"/>
          <w:sz w:val="24"/>
        </w:rPr>
        <w:t>diagram</w:t>
      </w:r>
      <w:r>
        <w:rPr>
          <w:sz w:val="24"/>
        </w:rPr>
        <w:t>, realize, release</w:t>
      </w:r>
      <w:r>
        <w:rPr>
          <w:rFonts w:hint="eastAsia"/>
          <w:sz w:val="24"/>
        </w:rPr>
        <w:t xml:space="preserve">, </w:t>
      </w:r>
      <w:r>
        <w:rPr>
          <w:sz w:val="24"/>
        </w:rPr>
        <w:t xml:space="preserve">maintaining </w:t>
      </w:r>
      <w:r>
        <w:rPr>
          <w:rFonts w:hint="eastAsia"/>
          <w:sz w:val="24"/>
        </w:rPr>
        <w:t xml:space="preserve">and </w:t>
      </w:r>
      <w:r>
        <w:rPr>
          <w:sz w:val="24"/>
        </w:rPr>
        <w:t>a series of develop</w:t>
      </w:r>
      <w:r>
        <w:rPr>
          <w:rFonts w:hint="eastAsia"/>
          <w:sz w:val="24"/>
        </w:rPr>
        <w:t xml:space="preserve">ing </w:t>
      </w:r>
      <w:r>
        <w:rPr>
          <w:sz w:val="24"/>
        </w:rPr>
        <w:t xml:space="preserve">procedure etc. Finally, </w:t>
      </w:r>
      <w:r>
        <w:rPr>
          <w:rFonts w:hint="eastAsia"/>
          <w:sz w:val="24"/>
        </w:rPr>
        <w:t xml:space="preserve">I </w:t>
      </w:r>
      <w:r>
        <w:rPr>
          <w:sz w:val="24"/>
        </w:rPr>
        <w:t xml:space="preserve">introduce </w:t>
      </w:r>
      <w:r>
        <w:rPr>
          <w:rFonts w:hint="eastAsia"/>
          <w:sz w:val="24"/>
        </w:rPr>
        <w:t xml:space="preserve">the </w:t>
      </w:r>
      <w:r>
        <w:rPr>
          <w:sz w:val="24"/>
        </w:rPr>
        <w:t xml:space="preserve">focal point, analyses and the method solved about the difficult problem that meets in the design. </w:t>
      </w:r>
      <w:r>
        <w:rPr>
          <w:rFonts w:hint="eastAsia"/>
          <w:sz w:val="24"/>
        </w:rPr>
        <w:t>A</w:t>
      </w:r>
      <w:r>
        <w:rPr>
          <w:sz w:val="24"/>
        </w:rPr>
        <w:t>t the same time</w:t>
      </w:r>
      <w:r>
        <w:rPr>
          <w:rFonts w:hint="eastAsia"/>
          <w:sz w:val="24"/>
        </w:rPr>
        <w:t>,</w:t>
      </w:r>
      <w:r>
        <w:rPr>
          <w:sz w:val="24"/>
        </w:rPr>
        <w:t xml:space="preserve"> </w:t>
      </w:r>
      <w:r>
        <w:rPr>
          <w:rFonts w:hint="eastAsia"/>
          <w:sz w:val="24"/>
        </w:rPr>
        <w:t xml:space="preserve">I </w:t>
      </w:r>
      <w:r>
        <w:rPr>
          <w:sz w:val="24"/>
        </w:rPr>
        <w:t>analysis</w:t>
      </w:r>
      <w:r>
        <w:rPr>
          <w:rFonts w:hint="eastAsia"/>
          <w:sz w:val="24"/>
        </w:rPr>
        <w:t xml:space="preserve"> </w:t>
      </w:r>
      <w:r>
        <w:rPr>
          <w:sz w:val="24"/>
        </w:rPr>
        <w:t xml:space="preserve">the results operated and draw the conclusion after </w:t>
      </w:r>
      <w:r>
        <w:rPr>
          <w:rFonts w:hint="eastAsia"/>
          <w:sz w:val="24"/>
        </w:rPr>
        <w:t>put it into practice</w:t>
      </w:r>
      <w:r>
        <w:rPr>
          <w:sz w:val="24"/>
        </w:rPr>
        <w:t>.</w:t>
      </w:r>
    </w:p>
    <w:p>
      <w:pPr>
        <w:tabs>
          <w:tab w:val="left" w:pos="4860"/>
        </w:tabs>
        <w:spacing w:line="440" w:lineRule="exact"/>
        <w:ind w:firstLine="480" w:firstLineChars="200"/>
        <w:rPr>
          <w:rFonts w:hint="eastAsia"/>
          <w:sz w:val="24"/>
        </w:rPr>
      </w:pPr>
      <w:r>
        <w:rPr>
          <w:rFonts w:hint="eastAsia"/>
          <w:sz w:val="24"/>
        </w:rPr>
        <w:t>【Keywords】 E-commerce；virtual market；WEB project；WEB3D；mutually designs；ASP；</w:t>
      </w:r>
      <w:r>
        <w:rPr>
          <w:sz w:val="24"/>
        </w:rPr>
        <w:t>Database</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pgSz w:w="11906" w:h="16838"/>
          <w:pgMar w:top="1440" w:right="1800" w:bottom="1440" w:left="1800" w:header="1587" w:footer="1247" w:gutter="0"/>
          <w:paperSrc/>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type w:val="continuous"/>
          <w:pgSz w:w="11906" w:h="16838"/>
          <w:pgMar w:top="1985" w:right="1418" w:bottom="1701" w:left="1701" w:header="1587" w:footer="1247" w:gutter="0"/>
          <w:paperSrc/>
          <w:cols w:space="720" w:num="1"/>
          <w:rtlGutter w:val="0"/>
          <w:docGrid w:type="lines" w:linePitch="312" w:charSpace="0"/>
        </w:sectPr>
      </w:pPr>
    </w:p>
    <w:p>
      <w:pPr>
        <w:spacing w:before="312" w:beforeLines="100" w:after="312" w:afterLines="100" w:line="240" w:lineRule="exact"/>
        <w:jc w:val="center"/>
        <w:rPr>
          <w:rFonts w:hint="eastAsia" w:eastAsia="黑体"/>
          <w:b/>
          <w:bCs/>
          <w:sz w:val="36"/>
        </w:rPr>
      </w:pPr>
      <w:r>
        <w:rPr>
          <w:rFonts w:hint="eastAsia" w:eastAsia="黑体"/>
          <w:b/>
          <w:bCs/>
          <w:sz w:val="36"/>
        </w:rPr>
        <w:t>虚拟商场的设计与实现</w:t>
      </w:r>
    </w:p>
    <w:p>
      <w:pPr>
        <w:spacing w:before="156" w:beforeLines="50" w:after="156" w:afterLines="50" w:line="440" w:lineRule="exact"/>
        <w:outlineLvl w:val="0"/>
        <w:rPr>
          <w:rFonts w:hint="eastAsia" w:eastAsia="黑体"/>
          <w:b/>
          <w:bCs/>
          <w:sz w:val="36"/>
        </w:rPr>
      </w:pPr>
      <w:r>
        <w:rPr>
          <w:rFonts w:hint="eastAsia" w:eastAsia="黑体"/>
          <w:b/>
          <w:bCs/>
          <w:sz w:val="36"/>
        </w:rPr>
        <w:t>1  引言</w:t>
      </w:r>
    </w:p>
    <w:p>
      <w:pPr>
        <w:spacing w:before="156" w:beforeLines="50" w:after="156" w:afterLines="50" w:line="440" w:lineRule="exact"/>
        <w:outlineLvl w:val="1"/>
        <w:rPr>
          <w:rFonts w:hint="eastAsia" w:eastAsia="黑体"/>
          <w:b/>
          <w:bCs/>
          <w:sz w:val="32"/>
        </w:rPr>
      </w:pPr>
      <w:r>
        <w:rPr>
          <w:rFonts w:hint="eastAsia" w:eastAsia="黑体"/>
          <w:b/>
          <w:bCs/>
          <w:sz w:val="32"/>
        </w:rPr>
        <w:t>1.1  选题背景</w:t>
      </w:r>
    </w:p>
    <w:p>
      <w:pPr>
        <w:spacing w:line="440" w:lineRule="exact"/>
        <w:ind w:firstLine="480" w:firstLineChars="200"/>
        <w:rPr>
          <w:rFonts w:hint="eastAsia"/>
          <w:sz w:val="24"/>
        </w:rPr>
      </w:pPr>
      <w:r>
        <w:rPr>
          <w:rFonts w:hint="eastAsia"/>
          <w:sz w:val="24"/>
        </w:rPr>
        <w:t>近些年来，随着互联网技术不断的发展和成熟，企业的生产和销售模式以及人们生活方式都在以前所未有的速度在不断的改变</w:t>
      </w:r>
      <w:r>
        <w:rPr>
          <w:rFonts w:hint="eastAsia"/>
          <w:sz w:val="24"/>
          <w:vertAlign w:val="superscript"/>
        </w:rPr>
        <w:t>[1]</w:t>
      </w:r>
      <w:r>
        <w:rPr>
          <w:rFonts w:hint="eastAsia"/>
          <w:sz w:val="24"/>
        </w:rPr>
        <w:t>。作为互联网上共享和传递信息的Internet正为这种改变提供了有利的条件。电子商务正是借助于Internet这个载体才得以发展和不断的成熟起来，并对产品的销售和物品的购买展示出了一种崭新的理念。</w:t>
      </w:r>
    </w:p>
    <w:p>
      <w:pPr>
        <w:spacing w:line="440" w:lineRule="exact"/>
        <w:ind w:firstLine="480" w:firstLineChars="200"/>
        <w:rPr>
          <w:rFonts w:hint="eastAsia"/>
          <w:sz w:val="24"/>
        </w:rPr>
      </w:pPr>
      <w:r>
        <w:rPr>
          <w:rFonts w:hint="eastAsia"/>
          <w:sz w:val="24"/>
        </w:rPr>
        <w:t>虚拟商场也被称为网上商城或电子商场，它是建立在Internet上进行商务活动的虚拟网络空间和保障商务顺利运营的管理环境；是协调、整合信息流、物质流、资金流有序、关联、高效流动的重要场所。企业、商家可充分利用虚拟商场提供的网络基础设施、支付平台、安全平台、管理平台等共享资源有效地、低成本地开展自己的商业活动。</w:t>
      </w:r>
    </w:p>
    <w:p>
      <w:pPr>
        <w:spacing w:before="156" w:beforeLines="50" w:after="156" w:afterLines="50" w:line="440" w:lineRule="exact"/>
        <w:outlineLvl w:val="1"/>
        <w:rPr>
          <w:rFonts w:hint="eastAsia" w:eastAsia="黑体"/>
          <w:b/>
          <w:sz w:val="32"/>
        </w:rPr>
      </w:pPr>
      <w:r>
        <w:rPr>
          <w:rFonts w:hint="eastAsia" w:eastAsia="黑体"/>
          <w:b/>
          <w:sz w:val="32"/>
        </w:rPr>
        <w:t>1.2  目的和意义</w:t>
      </w:r>
    </w:p>
    <w:p>
      <w:pPr>
        <w:spacing w:line="440" w:lineRule="exact"/>
        <w:ind w:firstLine="480" w:firstLineChars="200"/>
        <w:rPr>
          <w:rFonts w:hint="eastAsia"/>
          <w:sz w:val="24"/>
        </w:rPr>
      </w:pPr>
      <w:r>
        <w:rPr>
          <w:rFonts w:hint="eastAsia"/>
          <w:sz w:val="24"/>
        </w:rPr>
        <w:t>虚拟商场建设的最终目的是促进商品的销售和业务进一步的发展。它不仅仅是初级网上购物的实现，也是有效地在Internet上构架安全和易于扩展的业务框架体系，实现B2C，推动电子商务的发展。</w:t>
      </w:r>
    </w:p>
    <w:p>
      <w:pPr>
        <w:spacing w:before="156" w:beforeLines="50" w:after="156" w:afterLines="50" w:line="440" w:lineRule="exact"/>
        <w:outlineLvl w:val="1"/>
        <w:rPr>
          <w:rFonts w:hint="eastAsia" w:ascii="宋体" w:eastAsia="黑体"/>
          <w:b/>
          <w:bCs/>
          <w:sz w:val="32"/>
        </w:rPr>
      </w:pPr>
      <w:r>
        <w:rPr>
          <w:rFonts w:hint="eastAsia" w:eastAsia="黑体"/>
          <w:b/>
          <w:sz w:val="32"/>
        </w:rPr>
        <w:t>1.3  技术要求和设计范围</w:t>
      </w:r>
    </w:p>
    <w:p>
      <w:pPr>
        <w:spacing w:line="440" w:lineRule="exact"/>
        <w:ind w:firstLine="480" w:firstLineChars="200"/>
        <w:rPr>
          <w:rFonts w:hint="eastAsia" w:ascii="宋体"/>
          <w:bCs/>
          <w:sz w:val="24"/>
        </w:rPr>
      </w:pPr>
      <w:r>
        <w:rPr>
          <w:rFonts w:hint="eastAsia" w:ascii="宋体"/>
          <w:bCs/>
          <w:sz w:val="24"/>
        </w:rPr>
        <w:t>如何设计一个好的电子网站，实现购物各个环节的正常安全运行是比较重要的。目前在基于B2C的电子虚拟商场基本以文字和图片的方式提供信息。它只考虑到购物的快捷，但没有真实的给顾客提供一个如真实般购物的感受和乐趣。因此，本次设计目的是在实现普通虚拟商场购物的基础上将互动式的3D技巧引入其中，实现场景和商品实体的三维效果，让顾客可以实现双重购物感受</w:t>
      </w:r>
      <w:r>
        <w:rPr>
          <w:rFonts w:hint="eastAsia"/>
          <w:color w:val="000000"/>
          <w:sz w:val="24"/>
          <w:vertAlign w:val="superscript"/>
        </w:rPr>
        <w:t>[2]</w:t>
      </w:r>
      <w:r>
        <w:rPr>
          <w:rFonts w:hint="eastAsia" w:ascii="宋体"/>
          <w:bCs/>
          <w:sz w:val="24"/>
        </w:rPr>
        <w:t>。</w:t>
      </w:r>
    </w:p>
    <w:p>
      <w:pPr>
        <w:spacing w:before="156" w:beforeLines="50" w:after="156" w:afterLines="50" w:line="440" w:lineRule="exact"/>
        <w:outlineLvl w:val="1"/>
        <w:rPr>
          <w:rFonts w:hint="eastAsia" w:ascii="黑体" w:eastAsia="黑体"/>
          <w:b/>
          <w:bCs/>
          <w:sz w:val="32"/>
        </w:rPr>
      </w:pPr>
      <w:r>
        <w:rPr>
          <w:rFonts w:hint="eastAsia" w:ascii="黑体" w:eastAsia="黑体"/>
          <w:b/>
          <w:bCs/>
          <w:sz w:val="32"/>
        </w:rPr>
        <w:t>1.4  发展现状</w:t>
      </w:r>
    </w:p>
    <w:p>
      <w:pPr>
        <w:spacing w:line="440" w:lineRule="exact"/>
        <w:ind w:firstLine="480" w:firstLineChars="200"/>
        <w:rPr>
          <w:rFonts w:hint="eastAsia"/>
          <w:sz w:val="24"/>
        </w:rPr>
        <w:sectPr>
          <w:headerReference r:id="rId24" w:type="default"/>
          <w:footerReference r:id="rId26" w:type="default"/>
          <w:headerReference r:id="rId25" w:type="even"/>
          <w:footerReference r:id="rId27" w:type="even"/>
          <w:pgSz w:w="11906" w:h="16838"/>
          <w:pgMar w:top="1985" w:right="1418" w:bottom="1701" w:left="1701" w:header="1588" w:footer="1247" w:gutter="0"/>
          <w:pgNumType w:start="1"/>
          <w:cols w:space="720" w:num="1"/>
          <w:docGrid w:type="lines" w:linePitch="312" w:charSpace="0"/>
        </w:sectPr>
      </w:pPr>
      <w:r>
        <w:rPr>
          <w:rFonts w:hint="eastAsia"/>
          <w:sz w:val="24"/>
        </w:rPr>
        <w:t>目前Internet上商家不少，但由于缺乏相应的安全保障、支付手段和管理机制，一方面网上商家以一种无序的方式发展，造成重复建设和资源浪费；另一方面商家业务发展比较低级，很多业务仅以浏览为主，需通过网外的方式完成资金流和物流，不</w:t>
      </w:r>
    </w:p>
    <w:p>
      <w:pPr>
        <w:spacing w:line="440" w:lineRule="exact"/>
        <w:rPr>
          <w:rFonts w:hint="eastAsia" w:ascii="宋体"/>
          <w:bCs/>
          <w:sz w:val="24"/>
        </w:rPr>
      </w:pPr>
      <w:r>
        <w:rPr>
          <w:rFonts w:hint="eastAsia"/>
          <w:sz w:val="24"/>
        </w:rPr>
        <w:t>能充分利用Internet上无时空限制的优势。</w:t>
      </w:r>
    </w:p>
    <w:p>
      <w:pPr>
        <w:spacing w:line="440" w:lineRule="exact"/>
        <w:ind w:firstLine="480" w:firstLineChars="200"/>
        <w:rPr>
          <w:rFonts w:hint="eastAsia"/>
          <w:sz w:val="24"/>
        </w:rPr>
      </w:pPr>
      <w:r>
        <w:rPr>
          <w:rFonts w:hint="eastAsia" w:ascii="宋体"/>
          <w:sz w:val="24"/>
        </w:rPr>
        <w:t>从我国的整体情况来看，虚拟商场如今已经进入了一个相对平稳的发展阶段。现在虚拟商场在国内还是新事物，当前整</w:t>
      </w:r>
      <w:r>
        <w:rPr>
          <w:rFonts w:hint="eastAsia" w:ascii="宋体" w:hAnsi="宋体"/>
          <w:sz w:val="24"/>
        </w:rPr>
        <w:t>个B2C产业还处在刚刚起步阶段。因此，不可避免地遇到一些困难，其中主要是资金流、信息流和物流等方面</w:t>
      </w:r>
      <w:r>
        <w:rPr>
          <w:rFonts w:hint="eastAsia"/>
          <w:sz w:val="24"/>
        </w:rPr>
        <w:t>。</w:t>
      </w:r>
    </w:p>
    <w:p>
      <w:pPr>
        <w:spacing w:before="156" w:beforeLines="50" w:after="156" w:afterLines="50" w:line="440" w:lineRule="exact"/>
        <w:outlineLvl w:val="0"/>
        <w:rPr>
          <w:rFonts w:hint="eastAsia" w:ascii="黑体" w:hAnsi="宋体" w:eastAsia="黑体"/>
          <w:b/>
          <w:bCs/>
          <w:sz w:val="36"/>
        </w:rPr>
      </w:pPr>
      <w:r>
        <w:rPr>
          <w:rFonts w:hint="eastAsia" w:eastAsia="黑体"/>
          <w:b/>
          <w:sz w:val="24"/>
        </w:rPr>
        <mc:AlternateContent>
          <mc:Choice Requires="wps">
            <w:drawing>
              <wp:anchor distT="0" distB="0" distL="114300" distR="114300" simplePos="0" relativeHeight="251683840" behindDoc="0" locked="0" layoutInCell="1" allowOverlap="1">
                <wp:simplePos x="0" y="0"/>
                <wp:positionH relativeFrom="column">
                  <wp:posOffset>2857500</wp:posOffset>
                </wp:positionH>
                <wp:positionV relativeFrom="paragraph">
                  <wp:posOffset>368300</wp:posOffset>
                </wp:positionV>
                <wp:extent cx="2286000" cy="594360"/>
                <wp:effectExtent l="2590800" t="4445" r="15240" b="71755"/>
                <wp:wrapNone/>
                <wp:docPr id="104" name="矩形标注 104"/>
                <wp:cNvGraphicFramePr/>
                <a:graphic xmlns:a="http://schemas.openxmlformats.org/drawingml/2006/main">
                  <a:graphicData uri="http://schemas.microsoft.com/office/word/2010/wordprocessingShape">
                    <wps:wsp>
                      <wps:cNvSpPr/>
                      <wps:spPr>
                        <a:xfrm>
                          <a:off x="0" y="0"/>
                          <a:ext cx="2286000" cy="594360"/>
                        </a:xfrm>
                        <a:prstGeom prst="wedgeRectCallout">
                          <a:avLst>
                            <a:gd name="adj1" fmla="val -161667"/>
                            <a:gd name="adj2" fmla="val 58653"/>
                          </a:avLst>
                        </a:prstGeom>
                        <a:solidFill>
                          <a:srgbClr val="FFFFFF"/>
                        </a:solidFill>
                        <a:ln w="9525" cap="flat" cmpd="sng">
                          <a:solidFill>
                            <a:srgbClr val="000000"/>
                          </a:solidFill>
                          <a:prstDash val="solid"/>
                          <a:miter/>
                          <a:headEnd type="none" w="med" len="med"/>
                          <a:tailEnd type="none" w="med" len="med"/>
                        </a:ln>
                      </wps:spPr>
                      <wps:txbx>
                        <w:txbxContent>
                          <w:p>
                            <w:pPr>
                              <w:rPr>
                                <w:color w:val="FF0000"/>
                              </w:rPr>
                            </w:pPr>
                            <w:r>
                              <w:rPr>
                                <w:rFonts w:hint="eastAsia"/>
                                <w:color w:val="FF0000"/>
                                <w:szCs w:val="21"/>
                              </w:rPr>
                              <w:t>批注：</w:t>
                            </w:r>
                            <w:r>
                              <w:rPr>
                                <w:rFonts w:hint="eastAsia"/>
                                <w:color w:val="FF0000"/>
                              </w:rPr>
                              <w:t>三级标题用小四号，字体，格式同一级标题。</w:t>
                            </w:r>
                          </w:p>
                        </w:txbxContent>
                      </wps:txbx>
                      <wps:bodyPr upright="1"/>
                    </wps:wsp>
                  </a:graphicData>
                </a:graphic>
              </wp:anchor>
            </w:drawing>
          </mc:Choice>
          <mc:Fallback>
            <w:pict>
              <v:shape id="_x0000_s1026" o:spid="_x0000_s1026" o:spt="61" type="#_x0000_t61" style="position:absolute;left:0pt;margin-left:225pt;margin-top:29pt;height:46.8pt;width:180pt;z-index:251683840;mso-width-relative:page;mso-height-relative:page;" fillcolor="#FFFFFF" filled="t" stroked="t" coordsize="21600,21600" o:gfxdata="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CmYj2gAAAAoBAAAPAAAAAAAAAAEAIAAAACIA&#10;AABkcnMvZG93bnJldi54bWxQSwECFAAUAAAACACHTuJAII99uEACAACSBAAADgAAAAAAAAABACAA&#10;AAApAQAAZHJzL2Uyb0RvYy54bWxQSwUGAAAAAAYABgBZAQAA2wUAAAAA&#10;" adj="-24120,23469">
                <v:fill on="t" focussize="0,0"/>
                <v:stroke color="#000000" joinstyle="miter"/>
                <v:imagedata o:title=""/>
                <o:lock v:ext="edit" aspectratio="f"/>
                <v:textbox>
                  <w:txbxContent>
                    <w:p>
                      <w:pPr>
                        <w:rPr>
                          <w:color w:val="FF0000"/>
                        </w:rPr>
                      </w:pPr>
                      <w:r>
                        <w:rPr>
                          <w:rFonts w:hint="eastAsia"/>
                          <w:color w:val="FF0000"/>
                          <w:szCs w:val="21"/>
                        </w:rPr>
                        <w:t>批注：</w:t>
                      </w:r>
                      <w:r>
                        <w:rPr>
                          <w:rFonts w:hint="eastAsia"/>
                          <w:color w:val="FF0000"/>
                        </w:rPr>
                        <w:t>三级标题用小四号，字体，格式同一级标题。</w:t>
                      </w:r>
                    </w:p>
                  </w:txbxContent>
                </v:textbox>
              </v:shape>
            </w:pict>
          </mc:Fallback>
        </mc:AlternateContent>
      </w:r>
      <w:r>
        <w:rPr>
          <w:rFonts w:hint="eastAsia" w:ascii="黑体" w:eastAsia="黑体"/>
          <w:b/>
          <w:bCs/>
          <w:sz w:val="36"/>
        </w:rPr>
        <w:t>2 方案论证</w:t>
      </w:r>
    </w:p>
    <w:p>
      <w:pPr>
        <w:spacing w:before="156" w:beforeLines="50" w:after="156" w:afterLines="50" w:line="440" w:lineRule="exact"/>
        <w:outlineLvl w:val="1"/>
        <w:rPr>
          <w:rFonts w:hint="eastAsia" w:eastAsia="黑体"/>
          <w:b/>
          <w:sz w:val="32"/>
        </w:rPr>
      </w:pPr>
      <w:r>
        <w:rPr>
          <w:rFonts w:hint="eastAsia" w:eastAsia="黑体"/>
          <w:b/>
          <w:sz w:val="32"/>
        </w:rPr>
        <w:t>2.1  WEB建站思想</w:t>
      </w:r>
    </w:p>
    <w:p>
      <w:pPr>
        <w:spacing w:before="156" w:beforeLines="50" w:after="156" w:afterLines="50" w:line="440" w:lineRule="exact"/>
        <w:outlineLvl w:val="2"/>
        <w:rPr>
          <w:rFonts w:hint="eastAsia" w:eastAsia="黑体"/>
          <w:b/>
          <w:sz w:val="24"/>
        </w:rPr>
      </w:pPr>
      <w:r>
        <w:rPr>
          <w:rFonts w:hint="eastAsia" w:eastAsia="黑体"/>
          <w:b/>
          <w:sz w:val="24"/>
        </w:rPr>
        <w:t>2.1.1  WEB设计的方法</w:t>
      </w:r>
    </w:p>
    <w:p>
      <w:pPr>
        <w:spacing w:line="440" w:lineRule="exact"/>
        <w:ind w:firstLine="480" w:firstLineChars="200"/>
        <w:rPr>
          <w:rFonts w:hint="eastAsia"/>
          <w:sz w:val="24"/>
        </w:rPr>
      </w:pPr>
      <w:r>
        <w:rPr>
          <w:rFonts w:hint="eastAsia"/>
          <w:sz w:val="24"/>
        </w:rPr>
        <w:t>虽然Web工程包含了程序设计和软件开发，且采用了一些软件工程的原理，但是，基于Web的系统开发与软件开发是不同的，同样，Web工程也不同于软件工程</w:t>
      </w:r>
      <w:r>
        <w:rPr>
          <w:rFonts w:hint="eastAsia"/>
          <w:color w:val="000000"/>
          <w:sz w:val="24"/>
          <w:vertAlign w:val="superscript"/>
        </w:rPr>
        <w:t>[3]</w:t>
      </w:r>
      <w:r>
        <w:rPr>
          <w:rFonts w:hint="eastAsia"/>
          <w:sz w:val="24"/>
        </w:rPr>
        <w:t>。</w:t>
      </w:r>
    </w:p>
    <w:p>
      <w:pPr>
        <w:spacing w:line="440" w:lineRule="exact"/>
        <w:ind w:firstLine="480" w:firstLineChars="200"/>
        <w:rPr>
          <w:rFonts w:hint="eastAsia"/>
          <w:sz w:val="24"/>
        </w:rPr>
      </w:pPr>
      <w:r>
        <w:rPr>
          <w:rFonts w:hint="eastAsia"/>
          <w:sz w:val="24"/>
        </w:rPr>
        <w:t>（1）大部分基于Web的系统强调的是信息的含量，是面向文档的，包含静态或动态网页。传统软件工程强调的是系统功能的完善，除了系统帮助是一些文档以外，其他的几乎就是一些数据交互功能，是面向功能的。</w:t>
      </w:r>
    </w:p>
    <w:p>
      <w:pPr>
        <w:spacing w:line="440" w:lineRule="exact"/>
        <w:ind w:firstLine="480" w:firstLineChars="200"/>
        <w:rPr>
          <w:rFonts w:hint="eastAsia"/>
          <w:sz w:val="24"/>
        </w:rPr>
      </w:pPr>
      <w:r>
        <w:rPr>
          <w:rFonts w:hint="eastAsia"/>
          <w:sz w:val="24"/>
        </w:rPr>
        <w:t>（2）基于Web的系统关注视觉和感觉，强调感官舒服。虽然软件界面设计也逐渐纳入了软件工程的研究领域，但与基于Web的应用系统相比，传统的软件界面是以"简单为美"的原则，而基于Web的应用系统则在多种程度上与多媒体结合，强调颜色搭配、动画飞扬。</w:t>
      </w:r>
    </w:p>
    <w:p>
      <w:pPr>
        <w:spacing w:line="440" w:lineRule="exact"/>
        <w:ind w:left="479" w:leftChars="228"/>
        <w:rPr>
          <w:rFonts w:hint="eastAsia"/>
          <w:sz w:val="24"/>
        </w:rPr>
      </w:pPr>
      <w:r>
        <w:rPr>
          <w:rFonts w:hint="eastAsia"/>
          <w:sz w:val="24"/>
        </w:rPr>
        <w:t>（3）大多数基于Web的系统是内容驱动的，通常，基于Web的系统开发还包括</w:t>
      </w:r>
    </w:p>
    <w:p>
      <w:pPr>
        <w:spacing w:line="440" w:lineRule="exact"/>
        <w:rPr>
          <w:rFonts w:hint="eastAsia"/>
          <w:sz w:val="24"/>
        </w:rPr>
      </w:pPr>
      <w:r>
        <w:rPr>
          <w:rFonts w:hint="eastAsia"/>
          <w:sz w:val="24"/>
        </w:rPr>
        <w:t>内容提交的开发。而传统的软件开发是功能驱动的或过程驱动的。</w:t>
      </w:r>
    </w:p>
    <w:p>
      <w:pPr>
        <w:spacing w:line="440" w:lineRule="exact"/>
        <w:ind w:left="479" w:leftChars="228"/>
        <w:rPr>
          <w:rFonts w:hint="eastAsia"/>
          <w:sz w:val="24"/>
        </w:rPr>
      </w:pPr>
      <w:r>
        <w:rPr>
          <w:rFonts w:hint="eastAsia"/>
          <w:sz w:val="24"/>
        </w:rPr>
        <w:t>（4）用户形式的多样性。大多数基于Web的系统必须迎合具有不同技术和能力</w:t>
      </w:r>
    </w:p>
    <w:p>
      <w:pPr>
        <w:spacing w:line="440" w:lineRule="exact"/>
        <w:rPr>
          <w:rFonts w:hint="eastAsia"/>
          <w:sz w:val="24"/>
        </w:rPr>
      </w:pPr>
      <w:r>
        <w:rPr>
          <w:rFonts w:hint="eastAsia"/>
          <w:sz w:val="24"/>
        </w:rPr>
        <w:t>的用户，复杂化人机接口、用户界面和信息递交。而传统的软件系统的用户群体是可以圈定在某个范围之内的，可以根据这个群体定制用户界面和人机接口。</w:t>
      </w:r>
    </w:p>
    <w:p>
      <w:pPr>
        <w:spacing w:line="440" w:lineRule="exact"/>
        <w:ind w:left="479" w:leftChars="228"/>
        <w:rPr>
          <w:rFonts w:hint="eastAsia"/>
          <w:sz w:val="24"/>
        </w:rPr>
      </w:pPr>
      <w:r>
        <w:rPr>
          <w:rFonts w:hint="eastAsia"/>
          <w:sz w:val="24"/>
        </w:rPr>
        <w:t>（5）大多数基于Web的系统必须在短期内开发完成。所以,Web工程很难应用传</w:t>
      </w:r>
    </w:p>
    <w:p>
      <w:pPr>
        <w:spacing w:line="440" w:lineRule="exact"/>
        <w:rPr>
          <w:rFonts w:hint="eastAsia"/>
          <w:sz w:val="24"/>
        </w:rPr>
      </w:pPr>
      <w:r>
        <w:rPr>
          <w:rFonts w:hint="eastAsia"/>
          <w:sz w:val="24"/>
        </w:rPr>
        <w:t>统软件工程中使用的形式化方法和测试技术。</w:t>
      </w:r>
    </w:p>
    <w:p>
      <w:pPr>
        <w:spacing w:line="440" w:lineRule="exact"/>
        <w:ind w:left="479" w:leftChars="228"/>
        <w:rPr>
          <w:rFonts w:hint="eastAsia"/>
          <w:sz w:val="24"/>
        </w:rPr>
      </w:pPr>
      <w:r>
        <w:rPr>
          <w:rFonts w:hint="eastAsia"/>
          <w:sz w:val="24"/>
        </w:rPr>
        <w:t>（6）Web比通常意义上的软件开发使艺术、技术和科学在更大范围内结合。开</w:t>
      </w:r>
    </w:p>
    <w:p>
      <w:pPr>
        <w:spacing w:line="440" w:lineRule="exact"/>
        <w:rPr>
          <w:sz w:val="24"/>
        </w:rPr>
        <w:sectPr>
          <w:headerReference r:id="rId28" w:type="default"/>
          <w:pgSz w:w="11906" w:h="16838"/>
          <w:pgMar w:top="1985" w:right="1418" w:bottom="1701" w:left="1701" w:header="1588" w:footer="1247" w:gutter="0"/>
          <w:pgNumType w:start="1"/>
          <w:cols w:space="720" w:num="1"/>
          <w:docGrid w:type="lines" w:linePitch="312" w:charSpace="0"/>
        </w:sectPr>
      </w:pPr>
      <w:r>
        <w:rPr>
          <w:rFonts w:hint="eastAsia"/>
          <w:sz w:val="24"/>
        </w:rPr>
        <w:t>发基于Web的系统的人员在技能、知识方面比传统的软件开发所需要的更加广泛，人员类型更多。</w:t>
      </w:r>
    </w:p>
    <w:p>
      <w:pPr>
        <w:spacing w:line="440" w:lineRule="exact"/>
        <w:ind w:left="482" w:hanging="482" w:hangingChars="200"/>
        <w:rPr>
          <w:rFonts w:hint="eastAsia" w:eastAsia="黑体"/>
          <w:b/>
          <w:sz w:val="24"/>
        </w:rPr>
      </w:pPr>
      <w:r>
        <w:rPr>
          <w:rFonts w:hint="eastAsia" w:eastAsia="黑体"/>
          <w:b/>
          <w:sz w:val="24"/>
        </w:rPr>
        <w:t>2.1.2  Web工程过程</w:t>
      </w:r>
    </w:p>
    <w:p>
      <w:pPr>
        <w:spacing w:line="440" w:lineRule="exact"/>
        <w:ind w:firstLine="480" w:firstLineChars="200"/>
        <w:rPr>
          <w:rFonts w:hint="eastAsia"/>
          <w:sz w:val="24"/>
        </w:rPr>
        <w:sectPr>
          <w:headerReference r:id="rId29" w:type="default"/>
          <w:type w:val="continuous"/>
          <w:pgSz w:w="11906" w:h="16838"/>
          <w:pgMar w:top="1985" w:right="1418" w:bottom="1701" w:left="1701" w:header="1588" w:footer="1247" w:gutter="0"/>
          <w:cols w:space="720" w:num="1"/>
          <w:docGrid w:type="lines" w:linePitch="312" w:charSpace="0"/>
        </w:sectPr>
      </w:pPr>
      <w:r>
        <w:rPr>
          <w:rFonts w:hint="eastAsia"/>
          <w:sz w:val="24"/>
        </w:rPr>
        <w:t>Web工程过程活动贯穿Web生命周期，从应用概念的生成到开发、发布、不断</w:t>
      </w:r>
    </w:p>
    <w:p>
      <w:pPr>
        <w:spacing w:line="440" w:lineRule="exact"/>
        <w:rPr>
          <w:rFonts w:hint="eastAsia"/>
          <w:sz w:val="24"/>
        </w:rPr>
      </w:pPr>
      <w:r>
        <w:rPr>
          <w:rFonts w:hint="eastAsia"/>
          <w:sz w:val="24"/>
        </w:rPr>
        <w:t>的精化和升级系统。为了降低开发基于Web的应用系统的复杂性，需要一个描述开发基于Web的应用系统阶段的过程模型</w:t>
      </w:r>
      <w:r>
        <w:rPr>
          <w:rFonts w:hint="eastAsia"/>
          <w:color w:val="000000"/>
          <w:sz w:val="24"/>
          <w:vertAlign w:val="superscript"/>
        </w:rPr>
        <w:t>[4]</w:t>
      </w:r>
      <w:r>
        <w:rPr>
          <w:rFonts w:hint="eastAsia"/>
          <w:sz w:val="24"/>
        </w:rPr>
        <w:t>。</w:t>
      </w:r>
    </w:p>
    <w:p>
      <w:pPr>
        <w:spacing w:line="440" w:lineRule="exact"/>
        <w:ind w:firstLine="480" w:firstLineChars="200"/>
        <w:rPr>
          <w:rFonts w:hint="eastAsia"/>
          <w:sz w:val="24"/>
        </w:rPr>
      </w:pPr>
      <w:r>
        <w:rPr>
          <w:rFonts w:hint="eastAsia"/>
          <w:sz w:val="24"/>
        </w:rPr>
        <w:t>（1）Web分析</w:t>
      </w:r>
    </w:p>
    <w:p>
      <w:pPr>
        <w:spacing w:line="440" w:lineRule="exact"/>
        <w:ind w:left="420" w:leftChars="200"/>
        <w:rPr>
          <w:rFonts w:hint="eastAsia"/>
          <w:sz w:val="24"/>
        </w:rPr>
      </w:pPr>
      <w:r>
        <w:rPr>
          <w:rFonts w:hint="eastAsia"/>
          <w:sz w:val="24"/>
        </w:rPr>
        <w:t>基于Web的应用系统的需求分析是很重要的活动，需要一个系统而严密的方法。</w:t>
      </w:r>
    </w:p>
    <w:p>
      <w:pPr>
        <w:spacing w:line="440" w:lineRule="exact"/>
        <w:rPr>
          <w:rFonts w:hint="eastAsia"/>
          <w:sz w:val="24"/>
        </w:rPr>
      </w:pPr>
      <w:r>
        <w:rPr>
          <w:rFonts w:hint="eastAsia"/>
          <w:sz w:val="24"/>
        </w:rPr>
        <w:t>根据Web特性和Web应用的特定需求，需要采用更为开放、灵活的需求分析方法。</w:t>
      </w:r>
    </w:p>
    <w:p>
      <w:pPr>
        <w:spacing w:line="440" w:lineRule="exact"/>
        <w:ind w:firstLine="480" w:firstLineChars="200"/>
        <w:rPr>
          <w:rFonts w:hint="eastAsia"/>
          <w:sz w:val="24"/>
        </w:rPr>
      </w:pPr>
      <w:r>
        <w:rPr>
          <w:rFonts w:hint="eastAsia"/>
          <w:sz w:val="24"/>
        </w:rPr>
        <w:t>（2）Web设计</w:t>
      </w:r>
    </w:p>
    <w:p>
      <w:pPr>
        <w:spacing w:line="440" w:lineRule="exact"/>
        <w:ind w:left="420" w:leftChars="200"/>
        <w:rPr>
          <w:rFonts w:hint="eastAsia"/>
          <w:sz w:val="24"/>
        </w:rPr>
      </w:pPr>
      <w:r>
        <w:rPr>
          <w:rFonts w:hint="eastAsia"/>
          <w:sz w:val="24"/>
        </w:rPr>
        <w:t>Web设计不但包括功能设计和性能设计,还要包括页面风格设计，包括页面的主色</w:t>
      </w:r>
    </w:p>
    <w:p>
      <w:pPr>
        <w:spacing w:line="440" w:lineRule="exact"/>
        <w:rPr>
          <w:rFonts w:hint="eastAsia"/>
          <w:sz w:val="24"/>
        </w:rPr>
      </w:pPr>
      <w:r>
        <w:rPr>
          <w:rFonts w:hint="eastAsia"/>
          <w:sz w:val="24"/>
        </w:rPr>
        <w:t>调、页面框架结构、文字颜色搭配、动画和图片的放置等。有效的Web站点设计需要注意可用性，要把基于Web的系统设计成易于导航，吸引人和有用。现在，比较流行的Web设计方法是以用户为中心的设计。</w:t>
      </w:r>
    </w:p>
    <w:p>
      <w:pPr>
        <w:spacing w:line="440" w:lineRule="exact"/>
        <w:ind w:firstLine="480" w:firstLineChars="200"/>
        <w:rPr>
          <w:rFonts w:hint="eastAsia"/>
          <w:sz w:val="24"/>
        </w:rPr>
      </w:pPr>
      <w:r>
        <w:rPr>
          <w:rFonts w:hint="eastAsia"/>
          <w:sz w:val="24"/>
        </w:rPr>
        <w:t>（3）Web开发</w:t>
      </w:r>
    </w:p>
    <w:p>
      <w:pPr>
        <w:spacing w:line="440" w:lineRule="exact"/>
        <w:ind w:left="420" w:leftChars="200"/>
        <w:rPr>
          <w:rFonts w:hint="eastAsia"/>
          <w:sz w:val="24"/>
        </w:rPr>
      </w:pPr>
      <w:r>
        <w:rPr>
          <w:rFonts w:hint="eastAsia"/>
          <w:sz w:val="24"/>
        </w:rPr>
        <w:t>Web开发过程包括后台数据库程序的开发、页面程序的编写和所有网页的制作。</w:t>
      </w:r>
    </w:p>
    <w:p>
      <w:pPr>
        <w:spacing w:line="440" w:lineRule="exact"/>
        <w:rPr>
          <w:rFonts w:hint="eastAsia"/>
          <w:sz w:val="24"/>
        </w:rPr>
      </w:pPr>
      <w:r>
        <w:rPr>
          <w:rFonts w:hint="eastAsia"/>
          <w:sz w:val="24"/>
        </w:rPr>
        <w:t>在设计阶段决定的Web框架基础上，进行具体的页面设计和制作。把内容提供人员的内容连接到具体的页面。</w:t>
      </w:r>
    </w:p>
    <w:p>
      <w:pPr>
        <w:spacing w:line="440" w:lineRule="exact"/>
        <w:ind w:firstLine="480" w:firstLineChars="200"/>
        <w:rPr>
          <w:rFonts w:hint="eastAsia"/>
          <w:sz w:val="24"/>
        </w:rPr>
      </w:pPr>
      <w:r>
        <w:rPr>
          <w:rFonts w:hint="eastAsia"/>
          <w:sz w:val="24"/>
        </w:rPr>
        <w:t>（4）Web测试</w:t>
      </w:r>
    </w:p>
    <w:p>
      <w:pPr>
        <w:spacing w:line="440" w:lineRule="exact"/>
        <w:ind w:left="420" w:leftChars="200"/>
        <w:rPr>
          <w:rFonts w:hint="eastAsia"/>
          <w:sz w:val="24"/>
        </w:rPr>
      </w:pPr>
      <w:r>
        <w:rPr>
          <w:rFonts w:hint="eastAsia"/>
          <w:sz w:val="24"/>
        </w:rPr>
        <w:t>基于Web的应用系统的测试不但需要检查和验证是否按照设计的要求运行，而且</w:t>
      </w:r>
    </w:p>
    <w:p>
      <w:pPr>
        <w:spacing w:line="440" w:lineRule="exact"/>
        <w:rPr>
          <w:rFonts w:hint="eastAsia"/>
          <w:sz w:val="24"/>
        </w:rPr>
      </w:pPr>
      <w:r>
        <w:rPr>
          <w:rFonts w:hint="eastAsia"/>
          <w:sz w:val="24"/>
        </w:rPr>
        <w:t>还要评价系统在不同用户的浏览器的显示是否合适。重要的是，还要从最终用户的角度进行安全性和可用性测试。</w:t>
      </w:r>
    </w:p>
    <w:p>
      <w:pPr>
        <w:spacing w:line="440" w:lineRule="exact"/>
        <w:ind w:firstLine="480" w:firstLineChars="200"/>
        <w:rPr>
          <w:rFonts w:hint="eastAsia"/>
          <w:sz w:val="24"/>
        </w:rPr>
      </w:pPr>
      <w:r>
        <w:rPr>
          <w:rFonts w:hint="eastAsia"/>
          <w:sz w:val="24"/>
        </w:rPr>
        <w:t>（5）Web发布</w:t>
      </w:r>
    </w:p>
    <w:p>
      <w:pPr>
        <w:spacing w:line="440" w:lineRule="exact"/>
        <w:ind w:left="420" w:leftChars="200"/>
        <w:rPr>
          <w:rFonts w:hint="eastAsia"/>
          <w:sz w:val="24"/>
        </w:rPr>
      </w:pPr>
      <w:r>
        <w:rPr>
          <w:rFonts w:hint="eastAsia"/>
          <w:sz w:val="24"/>
        </w:rPr>
        <w:t>Web发布阶段主要是把开发完成，经过初步测试的Web应用系统传送到Web站</w:t>
      </w:r>
    </w:p>
    <w:p>
      <w:pPr>
        <w:spacing w:line="440" w:lineRule="exact"/>
        <w:rPr>
          <w:rFonts w:hint="eastAsia"/>
          <w:sz w:val="24"/>
        </w:rPr>
      </w:pPr>
      <w:r>
        <w:rPr>
          <w:rFonts w:hint="eastAsia"/>
          <w:sz w:val="24"/>
        </w:rPr>
        <w:t>点上，供用户浏览和使用。</w:t>
      </w:r>
    </w:p>
    <w:p>
      <w:pPr>
        <w:spacing w:before="156" w:beforeLines="50" w:after="156" w:afterLines="50" w:line="440" w:lineRule="exact"/>
        <w:outlineLvl w:val="2"/>
        <w:rPr>
          <w:rFonts w:hint="eastAsia" w:eastAsia="黑体"/>
          <w:b/>
          <w:sz w:val="24"/>
        </w:rPr>
      </w:pPr>
      <w:r>
        <w:rPr>
          <w:rFonts w:hint="eastAsia" w:eastAsia="黑体"/>
          <w:b/>
          <w:sz w:val="24"/>
        </w:rPr>
        <w:t>2.1.3  WEB设计的系统结构</w:t>
      </w:r>
    </w:p>
    <w:p>
      <w:pPr>
        <w:spacing w:line="440" w:lineRule="exact"/>
        <w:ind w:firstLine="480" w:firstLineChars="200"/>
        <w:rPr>
          <w:rFonts w:hint="eastAsia"/>
          <w:sz w:val="24"/>
        </w:rPr>
        <w:sectPr>
          <w:pgSz w:w="11906" w:h="16838"/>
          <w:pgMar w:top="1985" w:right="1418" w:bottom="1701" w:left="1701" w:header="1588" w:footer="1247" w:gutter="0"/>
          <w:cols w:space="720" w:num="1"/>
          <w:docGrid w:type="lines" w:linePitch="312" w:charSpace="0"/>
        </w:sectPr>
      </w:pPr>
      <w:r>
        <w:rPr>
          <w:rFonts w:hint="eastAsia"/>
          <w:sz w:val="24"/>
        </w:rPr>
        <w:t>在B/S体系结构系统中，用户通过浏览器向分布在网络上的许多服务器发出请求，服务器对浏览器的请求进行处理，将用户所需信息返回到浏览器。B/S结构简化了客户机的工作，客户机上只需配置少量的客户端软件。服务器将担负更多的工作，对数据库的访问和应用程序的执行将在服务器上完成。浏览器发出请求，而其余如数据请求、加工、结果返回以及动态网页生成等工作全部由Web Server完成。实际上B/S体系结构是把二层C/S结构的事务处理逻辑模块从客户机的任务中分离出来，由Web服务器单独组成一层来负担其任务，这样客户机的压力减轻了，把负荷分配给了Web</w:t>
      </w:r>
    </w:p>
    <w:p>
      <w:pPr>
        <w:rPr>
          <w:rFonts w:hint="eastAsia"/>
          <w:b/>
          <w:bCs/>
          <w:sz w:val="32"/>
        </w:rPr>
      </w:pPr>
      <w:r>
        <w:rPr>
          <w:rFonts w:hint="eastAsia"/>
          <w:sz w:val="24"/>
        </w:rPr>
        <w:t>服务器。这种三层结构在层与层之间相互独立，任何一层的改变不会影响其它层的功能。</w:t>
      </w:r>
    </w:p>
    <w:p>
      <w:pPr>
        <w:spacing w:before="156" w:beforeLines="50" w:after="156" w:afterLines="50" w:line="440" w:lineRule="exact"/>
        <w:outlineLvl w:val="1"/>
        <w:rPr>
          <w:rFonts w:hint="eastAsia" w:eastAsia="黑体"/>
          <w:b/>
          <w:sz w:val="32"/>
        </w:rPr>
      </w:pPr>
      <w:r>
        <w:rPr>
          <w:rFonts w:hint="eastAsia" w:eastAsia="黑体"/>
          <w:b/>
          <w:sz w:val="32"/>
        </w:rPr>
        <w:t>2.2  WEB系统实现技术</w:t>
      </w:r>
    </w:p>
    <w:p>
      <w:pPr>
        <w:spacing w:before="156" w:beforeLines="50" w:after="156" w:afterLines="50" w:line="440" w:lineRule="exact"/>
        <w:outlineLvl w:val="2"/>
        <w:rPr>
          <w:rFonts w:hint="eastAsia" w:eastAsia="黑体"/>
          <w:b/>
          <w:bCs/>
          <w:sz w:val="24"/>
        </w:rPr>
      </w:pPr>
      <w:r>
        <w:rPr>
          <w:rFonts w:hint="eastAsia" w:eastAsia="黑体"/>
          <w:b/>
          <w:sz w:val="24"/>
        </w:rPr>
        <w:t>2.2.1  WEB服务实现技术</w:t>
      </w:r>
    </w:p>
    <w:p>
      <w:pPr>
        <w:spacing w:line="440" w:lineRule="exact"/>
        <w:ind w:firstLine="480" w:firstLineChars="200"/>
        <w:rPr>
          <w:rFonts w:hint="eastAsia"/>
          <w:sz w:val="24"/>
        </w:rPr>
      </w:pPr>
      <w:r>
        <w:rPr>
          <w:rFonts w:hint="eastAsia"/>
          <w:sz w:val="24"/>
        </w:rPr>
        <w:t>目前比较成熟的技术主要有ASP、PHP和JSP。现对它们做一些说明</w:t>
      </w:r>
      <w:r>
        <w:rPr>
          <w:rFonts w:hint="eastAsia"/>
          <w:sz w:val="24"/>
          <w:vertAlign w:val="superscript"/>
        </w:rPr>
        <w:t>[5]</w:t>
      </w:r>
      <w:r>
        <w:rPr>
          <w:rFonts w:hint="eastAsia"/>
          <w:sz w:val="24"/>
        </w:rPr>
        <w:t>：</w:t>
      </w:r>
    </w:p>
    <w:p>
      <w:pPr>
        <w:spacing w:line="440" w:lineRule="exact"/>
        <w:ind w:firstLine="480" w:firstLineChars="200"/>
        <w:rPr>
          <w:rFonts w:hint="eastAsia"/>
          <w:sz w:val="24"/>
        </w:rPr>
      </w:pPr>
      <w:r>
        <w:rPr>
          <w:rFonts w:hint="eastAsia"/>
          <w:sz w:val="24"/>
        </w:rPr>
        <w:t>PHP是一种跨平台的服务器端的嵌入式脚本语言。它大量地借用C，Java和Perl语言的语法，并耦合PHP自己的特性，使WEB开发者能够快速地写出动态产生页面。它支持目前绝大多数数据库。</w:t>
      </w:r>
    </w:p>
    <w:p>
      <w:pPr>
        <w:spacing w:line="440" w:lineRule="exact"/>
        <w:ind w:firstLine="480" w:firstLineChars="200"/>
        <w:rPr>
          <w:rFonts w:hint="eastAsia"/>
          <w:sz w:val="24"/>
        </w:rPr>
      </w:pPr>
      <w:r>
        <w:rPr>
          <w:rFonts w:hint="eastAsia"/>
          <w:sz w:val="24"/>
        </w:rPr>
        <w:t>JSP是Sun公司推出的新一代网站开发语言JSP可以在Serverlet和JavaBean的支持下，完成功能强大的站点程序。</w:t>
      </w:r>
    </w:p>
    <w:p>
      <w:pPr>
        <w:spacing w:line="440" w:lineRule="exact"/>
        <w:ind w:firstLine="480" w:firstLineChars="200"/>
        <w:rPr>
          <w:rFonts w:hint="eastAsia"/>
          <w:sz w:val="24"/>
        </w:rPr>
      </w:pPr>
      <w:r>
        <w:rPr>
          <w:rFonts w:hint="eastAsia"/>
          <w:sz w:val="24"/>
        </w:rPr>
        <w:t>ASP技术特点：</w:t>
      </w:r>
    </w:p>
    <w:p>
      <w:pPr>
        <w:spacing w:line="440" w:lineRule="exact"/>
        <w:ind w:left="480" w:hanging="480" w:hangingChars="200"/>
        <w:rPr>
          <w:rFonts w:hint="eastAsia"/>
          <w:sz w:val="24"/>
        </w:rPr>
      </w:pPr>
      <w:r>
        <w:rPr>
          <w:rFonts w:hint="eastAsia"/>
          <w:sz w:val="24"/>
        </w:rPr>
        <w:t>(1)  使用VBScript 、JScript等简单易懂的脚本语言，结合HTML代码，即可快速地完成网站的应用程序。</w:t>
      </w:r>
    </w:p>
    <w:p>
      <w:pPr>
        <w:spacing w:line="440" w:lineRule="exact"/>
        <w:rPr>
          <w:rFonts w:hint="eastAsia"/>
          <w:sz w:val="24"/>
        </w:rPr>
      </w:pPr>
      <w:r>
        <w:rPr>
          <w:rFonts w:hint="eastAsia"/>
          <w:sz w:val="24"/>
        </w:rPr>
        <w:t>(2)  无须compile编译，容易编写，可在服务器端直接执行。</w:t>
      </w:r>
    </w:p>
    <w:p>
      <w:pPr>
        <w:spacing w:line="440" w:lineRule="exact"/>
        <w:rPr>
          <w:rFonts w:hint="eastAsia"/>
          <w:sz w:val="24"/>
        </w:rPr>
      </w:pPr>
      <w:r>
        <w:rPr>
          <w:rFonts w:hint="eastAsia"/>
          <w:sz w:val="24"/>
        </w:rPr>
        <w:t>(3)  使用普通的文本编辑器，如Windows的记事本，即可进行编辑设计。</w:t>
      </w:r>
    </w:p>
    <w:p>
      <w:pPr>
        <w:spacing w:line="440" w:lineRule="exact"/>
        <w:ind w:left="480" w:hanging="480" w:hangingChars="200"/>
        <w:rPr>
          <w:rFonts w:hint="eastAsia"/>
          <w:sz w:val="24"/>
        </w:rPr>
      </w:pPr>
      <w:r>
        <w:rPr>
          <w:rFonts w:hint="eastAsia"/>
          <w:sz w:val="24"/>
        </w:rPr>
        <w:t>(4)  与浏览器无关(Browser Independence)，客户端只要使用可执行HTML码的浏览器，即可浏览Active Server Pages所设计的网页内容。Active ServerPages 所使用的脚本语言(VBScript、Jscript)均在WEB服务器端执行，客户端的浏览器不需要能够执行这些脚本语言。</w:t>
      </w:r>
    </w:p>
    <w:p>
      <w:pPr>
        <w:spacing w:line="440" w:lineRule="exact"/>
        <w:ind w:left="480" w:hanging="480" w:hangingChars="200"/>
        <w:rPr>
          <w:rFonts w:hint="eastAsia"/>
          <w:sz w:val="24"/>
        </w:rPr>
      </w:pPr>
      <w:r>
        <w:rPr>
          <w:rFonts w:hint="eastAsia"/>
          <w:sz w:val="24"/>
        </w:rPr>
        <w:t>(5)  Active Server Pages能与任何ActiveX scripting语言兼容。除了可使用VBScript或JScript语言来设计外，还通过plug－in的方式，使用由第三方所提供的其它脚本语言，譬如REXX、Perl、Tcl等。脚本引擎是处理脚本程序的COM(Component Object Model) 对象。</w:t>
      </w:r>
    </w:p>
    <w:p>
      <w:pPr>
        <w:spacing w:line="440" w:lineRule="exact"/>
        <w:rPr>
          <w:rFonts w:hint="eastAsia"/>
          <w:sz w:val="24"/>
        </w:rPr>
      </w:pPr>
      <w:r>
        <w:rPr>
          <w:rFonts w:hint="eastAsia"/>
          <w:sz w:val="24"/>
        </w:rPr>
        <w:t>(6)  可使用服务器端的脚本来产生客户端的脚本。</w:t>
      </w:r>
    </w:p>
    <w:p>
      <w:pPr>
        <w:numPr>
          <w:ilvl w:val="0"/>
          <w:numId w:val="1"/>
        </w:numPr>
        <w:spacing w:line="440" w:lineRule="exact"/>
        <w:ind w:left="454" w:hanging="454"/>
        <w:rPr>
          <w:rFonts w:hint="eastAsia"/>
          <w:sz w:val="24"/>
        </w:rPr>
      </w:pPr>
      <w:r>
        <w:rPr>
          <w:rFonts w:hint="eastAsia"/>
          <w:sz w:val="24"/>
        </w:rPr>
        <w:t>ActiveX Server Components(ActiveX 服务器组件 )具有无限可扩充性。可以使用</w:t>
      </w:r>
      <w:bookmarkStart w:id="5" w:name="_GoBack"/>
      <w:bookmarkEnd w:id="5"/>
      <w:r>
        <w:rPr>
          <w:rFonts w:hint="eastAsia"/>
          <w:sz w:val="24"/>
        </w:rPr>
        <w:t>Visual Basic、Java、Visual C＋＋、COBOL等程序设计语言来编写我们所需要的ActiveX Server Component。</w:t>
      </w:r>
    </w:p>
    <w:p>
      <w:pPr>
        <w:spacing w:before="156" w:beforeLines="50" w:after="156" w:afterLines="50" w:line="440" w:lineRule="exact"/>
        <w:outlineLvl w:val="2"/>
        <w:rPr>
          <w:rFonts w:hint="eastAsia" w:eastAsia="黑体"/>
          <w:b/>
          <w:bCs/>
          <w:sz w:val="24"/>
        </w:rPr>
      </w:pPr>
      <w:r>
        <w:rPr>
          <w:rFonts w:hint="eastAsia" w:eastAsia="黑体"/>
          <w:b/>
          <w:sz w:val="24"/>
        </w:rPr>
        <w:t>2.2.2  数据库技术</w:t>
      </w:r>
    </w:p>
    <w:p>
      <w:pPr>
        <w:rPr>
          <w:rFonts w:ascii="Times New Roman" w:hAnsi="Times New Roman"/>
          <w:szCs w:val="21"/>
        </w:rPr>
      </w:pPr>
      <w:r>
        <w:rPr>
          <w:rFonts w:ascii="Times New Roman" w:hAnsi="Times New Roman"/>
          <w:szCs w:val="21"/>
        </w:rPr>
        <w:br w:type="page"/>
      </w:r>
    </w:p>
    <w:p>
      <w:pPr>
        <w:rPr>
          <w:rFonts w:ascii="Times New Roman" w:hAnsi="Times New Roman"/>
          <w:szCs w:val="21"/>
        </w:rPr>
        <w:sectPr>
          <w:headerReference r:id="rId30" w:type="default"/>
          <w:pgSz w:w="11906" w:h="16838"/>
          <w:pgMar w:top="1985" w:right="1418" w:bottom="1701" w:left="1701" w:header="1588" w:footer="1247" w:gutter="0"/>
          <w:cols w:space="720" w:num="1"/>
          <w:docGrid w:type="lines" w:linePitch="312" w:charSpace="0"/>
        </w:sectPr>
      </w:pPr>
    </w:p>
    <w:p>
      <w:pPr>
        <w:ind w:firstLine="420" w:firstLineChars="0"/>
        <w:rPr>
          <w:rFonts w:hint="eastAsia" w:ascii="Times New Roman" w:hAnsi="Times New Roman"/>
          <w:szCs w:val="21"/>
        </w:rPr>
      </w:pPr>
      <w:r>
        <w:rPr>
          <w:rFonts w:ascii="Times New Roman" w:hAnsi="Times New Roman"/>
          <w:szCs w:val="21"/>
        </w:rPr>
        <w:t>SQL Server具有单进程愈多线索的体系结构</w:t>
      </w:r>
      <w:r>
        <w:rPr>
          <w:rFonts w:hint="eastAsia" w:ascii="Times New Roman" w:hAnsi="Times New Roman"/>
          <w:szCs w:val="21"/>
        </w:rPr>
        <w:t>，</w:t>
      </w:r>
      <w:r>
        <w:rPr>
          <w:rFonts w:ascii="Times New Roman" w:hAnsi="Times New Roman"/>
          <w:szCs w:val="21"/>
        </w:rPr>
        <w:t>及SQL Server只有一个服务器进程，所有的客户都连接</w:t>
      </w:r>
      <w:r>
        <w:rPr>
          <w:rFonts w:hint="eastAsia" w:ascii="Times New Roman" w:hAnsi="Times New Roman"/>
          <w:szCs w:val="21"/>
        </w:rPr>
        <w:t>在</w:t>
      </w:r>
      <w:r>
        <w:rPr>
          <w:rFonts w:ascii="Times New Roman" w:hAnsi="Times New Roman"/>
          <w:szCs w:val="21"/>
        </w:rPr>
        <w:t>这个进程上</w:t>
      </w:r>
      <w:r>
        <w:rPr>
          <w:rFonts w:hint="eastAsia" w:ascii="Times New Roman" w:hAnsi="Times New Roman"/>
          <w:szCs w:val="21"/>
          <w:vertAlign w:val="superscript"/>
        </w:rPr>
        <w:t>[6]</w:t>
      </w:r>
      <w:r>
        <w:rPr>
          <w:rFonts w:ascii="Times New Roman" w:hAnsi="Times New Roman"/>
          <w:szCs w:val="21"/>
        </w:rPr>
        <w:t>。但是，</w:t>
      </w:r>
      <w:r>
        <w:rPr>
          <w:rFonts w:hint="eastAsia" w:ascii="Times New Roman" w:hAnsi="Times New Roman"/>
          <w:szCs w:val="21"/>
        </w:rPr>
        <w:t>该</w:t>
      </w:r>
      <w:r>
        <w:rPr>
          <w:rFonts w:ascii="Times New Roman" w:hAnsi="Times New Roman"/>
          <w:szCs w:val="21"/>
        </w:rPr>
        <w:t>进程</w:t>
      </w:r>
      <w:r>
        <w:rPr>
          <w:rFonts w:hint="eastAsia" w:ascii="Times New Roman" w:hAnsi="Times New Roman"/>
          <w:szCs w:val="21"/>
        </w:rPr>
        <w:t>又</w:t>
      </w:r>
      <w:r>
        <w:rPr>
          <w:rFonts w:ascii="Times New Roman" w:hAnsi="Times New Roman"/>
          <w:szCs w:val="21"/>
        </w:rPr>
        <w:t>细分为多个并发的线索，他们共享数据缓冲区和CPU时间，能及时捕捉各用户进程发出的存取数据的请求，然后，按一定的调度算法处理这些请求，比操作系统直接对这些请求进行调度高效的多。</w:t>
      </w:r>
    </w:p>
    <w:p>
      <w:pPr>
        <w:pStyle w:val="11"/>
        <w:spacing w:before="0" w:beforeAutospacing="0" w:after="0" w:afterAutospacing="0" w:line="440" w:lineRule="exact"/>
        <w:ind w:firstLine="480" w:firstLineChars="200"/>
        <w:rPr>
          <w:rFonts w:ascii="Times New Roman" w:hAnsi="Times New Roman"/>
          <w:szCs w:val="21"/>
        </w:rPr>
      </w:pPr>
      <w:r>
        <w:rPr>
          <w:rFonts w:ascii="Times New Roman" w:hAnsi="Times New Roman"/>
          <w:szCs w:val="21"/>
        </w:rPr>
        <w:t>SQL Server的事务处理量大，响应速度快，并能为数百或更多用户维持这种高性能。</w:t>
      </w:r>
    </w:p>
    <w:p>
      <w:pPr>
        <w:pStyle w:val="11"/>
        <w:spacing w:before="0" w:beforeAutospacing="0" w:after="0" w:afterAutospacing="0" w:line="440" w:lineRule="exact"/>
        <w:ind w:firstLine="480" w:firstLineChars="200"/>
        <w:rPr>
          <w:rFonts w:hint="eastAsia" w:ascii="Times New Roman" w:hAnsi="Times New Roman"/>
        </w:rPr>
      </w:pPr>
      <w:r>
        <w:rPr>
          <w:rFonts w:ascii="Times New Roman" w:hAnsi="Times New Roman"/>
          <w:szCs w:val="21"/>
        </w:rPr>
        <w:t>SQL Server在核心层实现了数据完整性控制，包括建表时申明完整性和用触发器机制定义与应用有关的完整性。支持分布式查询与更新。</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2.2.3  Web3D技术</w:t>
      </w:r>
    </w:p>
    <w:p>
      <w:pPr>
        <w:pStyle w:val="11"/>
        <w:spacing w:before="0" w:beforeAutospacing="0" w:after="0" w:afterAutospacing="0" w:line="440" w:lineRule="exact"/>
        <w:ind w:firstLine="480" w:firstLineChars="200"/>
        <w:rPr>
          <w:rFonts w:hint="eastAsia" w:ascii="Times New Roman" w:hAnsi="Times New Roman"/>
          <w:color w:val="333333"/>
          <w:szCs w:val="21"/>
        </w:rPr>
      </w:pPr>
      <w:r>
        <w:rPr>
          <w:rFonts w:hint="eastAsia" w:ascii="Times New Roman" w:hAnsi="Times New Roman"/>
        </w:rPr>
        <w:t>伴随着互联网的快速发展，Web3D作为一种最先进的网上物品浏览技术，它可以从各个方位360°的任意角度观察产品，具有全方位、互动式、两维与三维结合的特点。该技术并非将单纯的图片上传，也不同于在网上播放动画，而是将某一物件进行360度拍摄，或者使用专业的三维平台创建出逼真的三维物品，然后通过其它技术，最终在网上呈现出丰富的视觉效果。这就是基于图像的Web3D技术和基于数字三维的Web3D技术</w:t>
      </w:r>
      <w:r>
        <w:rPr>
          <w:rFonts w:hint="eastAsia" w:ascii="Times New Roman" w:hAnsi="Times New Roman"/>
          <w:vertAlign w:val="superscript"/>
        </w:rPr>
        <w:t>[7]</w:t>
      </w:r>
      <w:r>
        <w:rPr>
          <w:rFonts w:hint="eastAsia" w:ascii="Times New Roman" w:hAnsi="Times New Roman"/>
        </w:rPr>
        <w:t>。</w:t>
      </w:r>
    </w:p>
    <w:p>
      <w:pPr>
        <w:spacing w:before="156" w:beforeLines="50" w:after="156" w:afterLines="50" w:line="440" w:lineRule="exact"/>
        <w:outlineLvl w:val="1"/>
        <w:rPr>
          <w:rFonts w:hint="eastAsia" w:eastAsia="黑体"/>
          <w:b/>
          <w:bCs/>
          <w:sz w:val="32"/>
        </w:rPr>
      </w:pPr>
      <w:r>
        <w:rPr>
          <w:rFonts w:hint="eastAsia" w:eastAsia="黑体"/>
          <w:b/>
          <w:sz w:val="32"/>
        </w:rPr>
        <w:t xml:space="preserve">2.3  </w:t>
      </w:r>
      <w:r>
        <w:rPr>
          <w:rFonts w:hint="eastAsia" w:eastAsia="黑体"/>
          <w:b/>
          <w:bCs/>
          <w:sz w:val="32"/>
        </w:rPr>
        <w:t>运行环境和开发工具的选择</w:t>
      </w:r>
    </w:p>
    <w:p>
      <w:pPr>
        <w:spacing w:line="440" w:lineRule="exact"/>
        <w:ind w:firstLine="480" w:firstLineChars="200"/>
        <w:rPr>
          <w:rFonts w:hint="eastAsia"/>
          <w:bCs/>
          <w:sz w:val="24"/>
        </w:rPr>
      </w:pPr>
      <w:r>
        <w:rPr>
          <w:rFonts w:hint="eastAsia"/>
          <w:bCs/>
          <w:sz w:val="24"/>
        </w:rPr>
        <w:t>通过以上各种技术的介绍和比较，结合我自己的实际情况，我主要采用ASP技术实现动态页面设计，SQLServer2000实现数据库应用和数据管理的设计方案。除此之外，我选择ASP技术还有以下原因：</w:t>
      </w:r>
      <w:r>
        <w:rPr>
          <w:rFonts w:hint="eastAsia"/>
          <w:sz w:val="24"/>
          <w:vertAlign w:val="superscript"/>
        </w:rPr>
        <w:t>[8]</w:t>
      </w:r>
    </w:p>
    <w:p>
      <w:pPr>
        <w:spacing w:line="440" w:lineRule="exact"/>
        <w:ind w:firstLine="480" w:firstLineChars="200"/>
        <w:rPr>
          <w:rFonts w:hint="eastAsia"/>
          <w:bCs/>
          <w:sz w:val="24"/>
        </w:rPr>
      </w:pPr>
      <w:r>
        <w:rPr>
          <w:rFonts w:hint="eastAsia"/>
          <w:bCs/>
          <w:sz w:val="24"/>
        </w:rPr>
        <w:t>ADO(ActiveX Data Objects)技术是微软公司推出的数据库连接技术，运用该技术可以对各种数据库(如SQL Server,Access,Oracle及Sybase等)的链接，查询，存取等操作。</w:t>
      </w:r>
    </w:p>
    <w:p>
      <w:pPr>
        <w:spacing w:line="440" w:lineRule="exact"/>
        <w:ind w:firstLine="480" w:firstLineChars="200"/>
        <w:rPr>
          <w:rFonts w:hint="eastAsia"/>
          <w:bCs/>
          <w:sz w:val="24"/>
        </w:rPr>
      </w:pPr>
      <w:r>
        <w:rPr>
          <w:rFonts w:hint="eastAsia"/>
          <w:bCs/>
          <w:sz w:val="24"/>
        </w:rPr>
        <w:t>ADO对象给开发人员提供一种快捷，简单，高效的数据库访问方法，ADO可以包含在脚本中来产生对数据库的连接，并从数据库表中读取数据,形成实际要使用的对象集合。而且，对于数据资源,提供了应用程序一级的界面。不过，ADO并不与数据资源直接通信，而是通过称为OLE DB的中间界面。对于数据资源(Microsoft SQL Server)，OLE DB提供了系统一级的界面。</w:t>
      </w:r>
    </w:p>
    <w:p>
      <w:pPr>
        <w:spacing w:line="440" w:lineRule="exact"/>
        <w:ind w:firstLine="480" w:firstLineChars="200"/>
        <w:rPr>
          <w:rFonts w:hint="eastAsia"/>
          <w:bCs/>
          <w:sz w:val="24"/>
        </w:rPr>
        <w:sectPr>
          <w:headerReference r:id="rId31" w:type="default"/>
          <w:pgSz w:w="11906" w:h="16838"/>
          <w:pgMar w:top="1985" w:right="1418" w:bottom="1701" w:left="1701" w:header="1588" w:footer="1247" w:gutter="0"/>
          <w:cols w:space="720" w:num="1"/>
          <w:docGrid w:type="lines" w:linePitch="312" w:charSpace="0"/>
        </w:sectPr>
      </w:pPr>
      <w:r>
        <w:rPr>
          <w:rFonts w:hint="eastAsia"/>
          <w:bCs/>
          <w:sz w:val="24"/>
        </w:rPr>
        <w:t>ADO是一组优化的访问数据库的对象集，为Web数据库开发者提供完整的网站数据库解决方案。ADO可以与ASP紧密结合，运行在服务器端，从而制作出功能完</w:t>
      </w:r>
    </w:p>
    <w:p>
      <w:pPr>
        <w:spacing w:line="440" w:lineRule="exact"/>
        <w:rPr>
          <w:rFonts w:hint="eastAsia"/>
          <w:bCs/>
          <w:sz w:val="24"/>
        </w:rPr>
      </w:pPr>
      <w:r>
        <w:rPr>
          <w:rFonts w:hint="eastAsia"/>
          <w:bCs/>
          <w:sz w:val="24"/>
        </w:rPr>
        <w:t>善的数据库网页。ADO除了支持各种数据库平台外，它还支持VB，VC和Script等多种程序设计语言。</w:t>
      </w:r>
    </w:p>
    <w:p>
      <w:pPr>
        <w:spacing w:line="440" w:lineRule="exact"/>
        <w:ind w:firstLine="480" w:firstLineChars="200"/>
        <w:rPr>
          <w:rFonts w:hint="eastAsia"/>
          <w:bCs/>
          <w:sz w:val="24"/>
        </w:rPr>
      </w:pPr>
      <w:r>
        <w:rPr>
          <w:rFonts w:hint="eastAsia"/>
          <w:bCs/>
          <w:sz w:val="24"/>
        </w:rPr>
        <w:t>目前，该技术已升级到.NET。尽管它们在脚本语言和构架设计上有很大不同，但从某种意义上来说，这是它为适应未来需要而进行的技术上的更新。</w:t>
      </w:r>
    </w:p>
    <w:p>
      <w:pPr>
        <w:spacing w:before="156" w:beforeLines="50" w:after="156" w:afterLines="50" w:line="440" w:lineRule="exact"/>
        <w:outlineLvl w:val="2"/>
        <w:rPr>
          <w:rFonts w:hint="eastAsia" w:eastAsia="黑体"/>
          <w:b/>
          <w:bCs/>
          <w:sz w:val="24"/>
        </w:rPr>
      </w:pPr>
      <w:r>
        <w:rPr>
          <w:rFonts w:hint="eastAsia" w:eastAsia="黑体"/>
          <w:b/>
          <w:sz w:val="24"/>
        </w:rPr>
        <w:t>2.3.1  运行环境</w:t>
      </w:r>
    </w:p>
    <w:p>
      <w:pPr>
        <w:spacing w:line="440" w:lineRule="exact"/>
        <w:ind w:firstLine="480" w:firstLineChars="200"/>
        <w:rPr>
          <w:rFonts w:hint="eastAsia"/>
          <w:bCs/>
          <w:sz w:val="24"/>
        </w:rPr>
      </w:pPr>
      <w:r>
        <w:rPr>
          <w:rFonts w:hint="eastAsia"/>
          <w:bCs/>
          <w:sz w:val="24"/>
        </w:rPr>
        <w:t>Windows Server2000系统运行平台，IIS5.0WEB服务器和脚本解释器，IE6.0浏览器，DirecX9.0系统插件和SQLServer2000企业版</w:t>
      </w:r>
      <w:r>
        <w:rPr>
          <w:rFonts w:hint="eastAsia"/>
          <w:bCs/>
          <w:sz w:val="24"/>
          <w:vertAlign w:val="superscript"/>
        </w:rPr>
        <w:t>[9]</w:t>
      </w:r>
      <w:r>
        <w:rPr>
          <w:rFonts w:hint="eastAsia"/>
          <w:bCs/>
          <w:sz w:val="24"/>
        </w:rPr>
        <w:t>。</w:t>
      </w:r>
    </w:p>
    <w:p>
      <w:pPr>
        <w:spacing w:before="156" w:beforeLines="50" w:after="156" w:afterLines="50" w:line="440" w:lineRule="exact"/>
        <w:outlineLvl w:val="2"/>
        <w:rPr>
          <w:rFonts w:hint="eastAsia" w:eastAsia="黑体"/>
          <w:b/>
          <w:bCs/>
          <w:sz w:val="24"/>
        </w:rPr>
      </w:pPr>
      <w:r>
        <w:rPr>
          <w:rFonts w:hint="eastAsia" w:eastAsia="黑体"/>
          <w:b/>
          <w:sz w:val="24"/>
        </w:rPr>
        <w:t>2.3.2  开发工具</w:t>
      </w:r>
    </w:p>
    <w:p>
      <w:pPr>
        <w:spacing w:line="440" w:lineRule="exact"/>
        <w:ind w:firstLine="480" w:firstLineChars="200"/>
        <w:rPr>
          <w:sz w:val="24"/>
        </w:rPr>
        <w:sectPr>
          <w:headerReference r:id="rId32" w:type="default"/>
          <w:pgSz w:w="11906" w:h="16838"/>
          <w:pgMar w:top="1985" w:right="1418" w:bottom="1701" w:left="1701" w:header="1588" w:footer="1247" w:gutter="0"/>
          <w:cols w:space="720" w:num="1"/>
          <w:docGrid w:type="lines" w:linePitch="312" w:charSpace="0"/>
        </w:sectPr>
      </w:pPr>
      <w:r>
        <w:rPr>
          <w:sz w:val="24"/>
        </w:rPr>
        <w:t>Dreamweaver</w:t>
      </w:r>
      <w:r>
        <w:rPr>
          <w:rFonts w:hint="eastAsia"/>
          <w:sz w:val="24"/>
        </w:rPr>
        <w:t xml:space="preserve"> MX 2004 是建立 Web</w:t>
      </w:r>
      <w:r>
        <w:rPr>
          <w:sz w:val="24"/>
        </w:rPr>
        <w:t xml:space="preserve"> </w:t>
      </w:r>
      <w:r>
        <w:rPr>
          <w:rFonts w:hint="eastAsia"/>
          <w:sz w:val="24"/>
        </w:rPr>
        <w:t>站点和应用程序的专业工具。 它将可视布局工具、应用程序开发功能和代码编辑支持组合为一个功能强大的工具，使每个级别的开发人员和设计人员都可利用它快速创建界面吸引人并且基于标准的站点和应用程序。</w:t>
      </w:r>
    </w:p>
    <w:p>
      <w:pPr>
        <w:spacing w:line="440" w:lineRule="exact"/>
        <w:ind w:firstLine="480" w:firstLineChars="200"/>
        <w:rPr>
          <w:rFonts w:hint="eastAsia"/>
          <w:sz w:val="24"/>
        </w:rPr>
      </w:pPr>
      <w:r>
        <w:rPr>
          <w:sz w:val="24"/>
        </w:rPr>
        <w:t xml:space="preserve">Flash MX提供了创建和传递丰富的 Web </w:t>
      </w:r>
      <w:r>
        <w:rPr>
          <w:rFonts w:hint="eastAsia"/>
          <w:sz w:val="24"/>
        </w:rPr>
        <w:t>内容和强大的应用程序所需要的各种功能。不论是设计动态图形还是建立数据驱动的应用程序，</w:t>
      </w:r>
      <w:r>
        <w:rPr>
          <w:sz w:val="24"/>
        </w:rPr>
        <w:t>Flash MX</w:t>
      </w:r>
      <w:r>
        <w:rPr>
          <w:rFonts w:hint="eastAsia"/>
          <w:sz w:val="24"/>
        </w:rPr>
        <w:t>所具有的工具都能跨越多种平台及设备创造精彩效果并获得最佳的用户体验。</w:t>
      </w:r>
    </w:p>
    <w:p>
      <w:pPr>
        <w:spacing w:line="440" w:lineRule="exact"/>
        <w:ind w:firstLine="480" w:firstLineChars="200"/>
        <w:rPr>
          <w:rFonts w:hint="eastAsia"/>
          <w:sz w:val="24"/>
        </w:rPr>
      </w:pPr>
      <w:r>
        <w:rPr>
          <w:rFonts w:hint="eastAsia"/>
          <w:sz w:val="24"/>
        </w:rPr>
        <w:t>Adobe PhotoShop 为建站提供原始的素材，它的强大的功能可以完成大部分图片处理和特殊效果。</w:t>
      </w:r>
    </w:p>
    <w:p>
      <w:pPr>
        <w:spacing w:line="440" w:lineRule="exact"/>
        <w:ind w:firstLine="480" w:firstLineChars="200"/>
        <w:rPr>
          <w:rFonts w:hint="eastAsia"/>
          <w:sz w:val="24"/>
        </w:rPr>
      </w:pPr>
      <w:r>
        <w:rPr>
          <w:rFonts w:hint="eastAsia"/>
          <w:sz w:val="24"/>
        </w:rPr>
        <w:t>Discreet 3ds max 提供三维动画设计和交互式的游戏动画，它的建模方案为实现三维实体和动画的快速制作提供了良好的方法</w:t>
      </w:r>
      <w:r>
        <w:rPr>
          <w:rFonts w:hint="eastAsia"/>
          <w:sz w:val="24"/>
          <w:vertAlign w:val="superscript"/>
        </w:rPr>
        <w:t>[10]</w:t>
      </w:r>
      <w:r>
        <w:rPr>
          <w:rFonts w:hint="eastAsia"/>
          <w:sz w:val="24"/>
        </w:rPr>
        <w:t>。</w:t>
      </w:r>
    </w:p>
    <w:p>
      <w:pPr>
        <w:spacing w:line="440" w:lineRule="exact"/>
        <w:ind w:firstLine="480" w:firstLineChars="200"/>
        <w:rPr>
          <w:rFonts w:hint="eastAsia" w:ascii="宋体" w:hAnsi="宋体"/>
          <w:sz w:val="24"/>
        </w:rPr>
      </w:pPr>
      <w:r>
        <w:rPr>
          <w:rFonts w:hint="eastAsia" w:ascii="宋体" w:hAnsi="宋体"/>
          <w:sz w:val="24"/>
        </w:rPr>
        <w:t>Cycore Cult3D是一种全新的Web3D技术，利用Cult3D的跨平台3D引擎,可以非常方便地在网页上进行产品的互动3D演示，使电子商务，企业新产品等实现更生动的在线推广。利用Cult3D技术可以制作出3D立体的产品，利用Cult3D可以以视觉的方式呈现不同的事件和功能的互动性，并且放置在网页中。可以用鼠标在网页上控制3D产品，可以旋转，放大，缩小</w:t>
      </w:r>
      <w:r>
        <w:rPr>
          <w:rFonts w:hint="eastAsia"/>
          <w:sz w:val="24"/>
          <w:vertAlign w:val="superscript"/>
        </w:rPr>
        <w:t>[11]</w:t>
      </w:r>
      <w:r>
        <w:rPr>
          <w:rFonts w:hint="eastAsia" w:ascii="宋体" w:hAnsi="宋体"/>
          <w:sz w:val="24"/>
        </w:rPr>
        <w:t>。</w:t>
      </w:r>
    </w:p>
    <w:p>
      <w:pPr>
        <w:spacing w:before="156" w:beforeLines="50" w:after="156" w:afterLines="50" w:line="440" w:lineRule="exact"/>
        <w:rPr>
          <w:rFonts w:hint="eastAsia" w:eastAsia="黑体"/>
          <w:b/>
          <w:bCs/>
          <w:sz w:val="36"/>
        </w:rPr>
      </w:pPr>
    </w:p>
    <w:p>
      <w:pPr>
        <w:spacing w:before="156" w:beforeLines="50" w:after="156" w:afterLines="50" w:line="440" w:lineRule="exact"/>
        <w:outlineLvl w:val="0"/>
        <w:rPr>
          <w:rFonts w:hint="eastAsia" w:eastAsia="黑体"/>
          <w:b/>
          <w:bCs/>
          <w:sz w:val="36"/>
        </w:rPr>
      </w:pPr>
      <w:r>
        <w:rPr>
          <w:rFonts w:hint="eastAsia" w:eastAsia="黑体"/>
          <w:b/>
          <w:bCs/>
          <w:sz w:val="36"/>
        </w:rPr>
        <w:t>3  过程论述</w:t>
      </w:r>
    </w:p>
    <w:p>
      <w:pPr>
        <w:spacing w:before="156" w:beforeLines="50" w:after="156" w:afterLines="50" w:line="440" w:lineRule="exact"/>
        <w:outlineLvl w:val="1"/>
        <w:rPr>
          <w:rFonts w:hint="eastAsia" w:eastAsia="黑体"/>
          <w:b/>
          <w:sz w:val="32"/>
        </w:rPr>
      </w:pPr>
      <w:r>
        <w:rPr>
          <w:rFonts w:hint="eastAsia" w:eastAsia="黑体"/>
          <w:b/>
          <w:sz w:val="32"/>
        </w:rPr>
        <w:t>3.1  需求分析</w:t>
      </w:r>
    </w:p>
    <w:p>
      <w:pPr>
        <w:spacing w:before="156" w:beforeLines="50" w:after="156" w:afterLines="50" w:line="440" w:lineRule="exact"/>
        <w:outlineLvl w:val="2"/>
        <w:rPr>
          <w:rFonts w:hint="eastAsia" w:eastAsia="黑体"/>
          <w:b/>
          <w:sz w:val="24"/>
        </w:rPr>
        <w:sectPr>
          <w:headerReference r:id="rId33" w:type="default"/>
          <w:type w:val="continuous"/>
          <w:pgSz w:w="11906" w:h="16838"/>
          <w:pgMar w:top="1985" w:right="1418" w:bottom="1701" w:left="1701" w:header="1588" w:footer="1247" w:gutter="0"/>
          <w:cols w:space="720" w:num="1"/>
          <w:docGrid w:type="lines" w:linePitch="312" w:charSpace="0"/>
        </w:sectPr>
      </w:pPr>
    </w:p>
    <w:p>
      <w:pPr>
        <w:spacing w:before="156" w:beforeLines="50" w:after="156" w:afterLines="50" w:line="440" w:lineRule="exact"/>
        <w:outlineLvl w:val="2"/>
        <w:rPr>
          <w:rFonts w:hint="eastAsia" w:eastAsia="黑体"/>
          <w:b/>
          <w:sz w:val="24"/>
        </w:rPr>
      </w:pPr>
      <w:r>
        <w:rPr>
          <w:rFonts w:hint="eastAsia" w:eastAsia="黑体"/>
          <w:b/>
          <w:sz w:val="24"/>
        </w:rPr>
        <w:t>3.1.1  系统综合要求</w:t>
      </w:r>
    </w:p>
    <w:p>
      <w:pPr>
        <w:spacing w:line="440" w:lineRule="exact"/>
        <w:rPr>
          <w:rFonts w:hint="eastAsia"/>
          <w:bCs/>
          <w:sz w:val="24"/>
        </w:rPr>
      </w:pPr>
      <w:r>
        <w:rPr>
          <w:rFonts w:hint="eastAsia"/>
          <w:bCs/>
          <w:sz w:val="24"/>
        </w:rPr>
        <w:t>前台要实现的功能：</w:t>
      </w:r>
    </w:p>
    <w:p>
      <w:pPr>
        <w:spacing w:line="440" w:lineRule="exact"/>
        <w:ind w:firstLine="480" w:firstLineChars="200"/>
        <w:rPr>
          <w:rFonts w:hint="eastAsia" w:eastAsia="黑体"/>
          <w:b/>
          <w:sz w:val="24"/>
        </w:rPr>
      </w:pPr>
      <w:r>
        <w:rPr>
          <w:rFonts w:hint="eastAsia" w:ascii="宋体" w:hAnsi="宋体"/>
          <w:bCs/>
          <w:sz w:val="24"/>
        </w:rPr>
        <w:t>由于在商场进行购物的顾客是来自不同的群体，如何帮助他们正确使用购物过程中的操作和技巧，尽快投入到购物中，必须在这个设计中体现出来</w:t>
      </w:r>
      <w:r>
        <w:rPr>
          <w:rFonts w:hint="eastAsia"/>
          <w:bCs/>
          <w:sz w:val="24"/>
          <w:vertAlign w:val="superscript"/>
        </w:rPr>
        <w:t>[3]</w:t>
      </w:r>
      <w:r>
        <w:rPr>
          <w:rFonts w:hint="eastAsia" w:ascii="宋体" w:hAnsi="宋体"/>
          <w:bCs/>
          <w:sz w:val="24"/>
        </w:rPr>
        <w:t>。</w:t>
      </w:r>
    </w:p>
    <w:p>
      <w:pPr>
        <w:spacing w:line="440" w:lineRule="exact"/>
        <w:rPr>
          <w:rFonts w:hint="eastAsia"/>
          <w:sz w:val="24"/>
        </w:rPr>
      </w:pPr>
      <w:r>
        <w:rPr>
          <w:rFonts w:hint="eastAsia"/>
          <w:sz w:val="24"/>
        </w:rPr>
        <w:t>(1)  界面友好，操作简单，提供大量的使用和提示说明。</w:t>
      </w:r>
    </w:p>
    <w:p>
      <w:pPr>
        <w:spacing w:line="440" w:lineRule="exact"/>
        <w:ind w:left="480" w:hanging="480" w:hangingChars="200"/>
        <w:rPr>
          <w:rFonts w:hint="eastAsia"/>
          <w:sz w:val="24"/>
        </w:rPr>
      </w:pPr>
      <w:r>
        <w:rPr>
          <w:rFonts w:hint="eastAsia"/>
          <w:sz w:val="24"/>
        </w:rPr>
        <w:t>(2)  提供会员制：只有注册的顾客才能够买本商场的商品，但对未注册的顾客允许浏览页面。另外，为提高购物的积极性，用户之间要有等级之分。</w:t>
      </w:r>
    </w:p>
    <w:p>
      <w:pPr>
        <w:spacing w:line="440" w:lineRule="exact"/>
        <w:rPr>
          <w:rFonts w:hint="eastAsia"/>
          <w:sz w:val="24"/>
        </w:rPr>
      </w:pPr>
      <w:r>
        <w:rPr>
          <w:rFonts w:hint="eastAsia"/>
          <w:sz w:val="24"/>
        </w:rPr>
        <w:t>(3)  提供最新、推荐、人气最旺、热销、特价和促销商品信息的浏览。</w:t>
      </w:r>
    </w:p>
    <w:p>
      <w:pPr>
        <w:spacing w:line="440" w:lineRule="exact"/>
        <w:rPr>
          <w:rFonts w:hint="eastAsia"/>
          <w:sz w:val="24"/>
        </w:rPr>
      </w:pPr>
      <w:r>
        <w:rPr>
          <w:rFonts w:hint="eastAsia"/>
          <w:sz w:val="24"/>
        </w:rPr>
        <w:t>(4)  对站内所有的商品能够进行分类，或无条件的模糊查询。</w:t>
      </w:r>
    </w:p>
    <w:p>
      <w:pPr>
        <w:spacing w:line="440" w:lineRule="exact"/>
        <w:ind w:left="480" w:hanging="480" w:hangingChars="200"/>
        <w:rPr>
          <w:rFonts w:hint="eastAsia"/>
          <w:sz w:val="24"/>
        </w:rPr>
      </w:pPr>
      <w:r>
        <w:rPr>
          <w:rFonts w:hint="eastAsia"/>
          <w:sz w:val="24"/>
        </w:rPr>
        <w:t>(5)  显示商品的具体信息时，要详细显示商品的大部分信息，并注明不同用户和不同产品价格区别，并能够提供对同类相关产品的显示。</w:t>
      </w:r>
    </w:p>
    <w:p>
      <w:pPr>
        <w:spacing w:line="440" w:lineRule="exact"/>
        <w:ind w:left="480" w:hanging="480" w:hangingChars="200"/>
        <w:rPr>
          <w:rFonts w:hint="eastAsia"/>
          <w:sz w:val="24"/>
        </w:rPr>
      </w:pPr>
      <w:r>
        <w:rPr>
          <w:rFonts w:hint="eastAsia"/>
          <w:sz w:val="24"/>
        </w:rPr>
        <w:t>(6)  允许登录用户对商品进行评论，并能够对已发表的评论进行回复。未注册顾客可以浏览评论内容。</w:t>
      </w:r>
    </w:p>
    <w:p>
      <w:pPr>
        <w:spacing w:line="440" w:lineRule="exact"/>
        <w:ind w:left="480" w:hanging="480" w:hangingChars="200"/>
        <w:rPr>
          <w:rFonts w:hint="eastAsia"/>
          <w:sz w:val="24"/>
        </w:rPr>
      </w:pPr>
      <w:r>
        <w:rPr>
          <w:rFonts w:hint="eastAsia"/>
          <w:sz w:val="24"/>
        </w:rPr>
        <w:t>(7)  为了更好与用户进行沟通，在首页要显示商场公告，并给注册用户提供发送站内短信的功能，以利于用户之间和用户与商场管理员之间的交流。</w:t>
      </w:r>
    </w:p>
    <w:p>
      <w:pPr>
        <w:spacing w:line="440" w:lineRule="exact"/>
        <w:ind w:left="480" w:hanging="480" w:hangingChars="200"/>
        <w:rPr>
          <w:rFonts w:hint="eastAsia"/>
          <w:sz w:val="24"/>
        </w:rPr>
      </w:pPr>
      <w:r>
        <w:rPr>
          <w:rFonts w:hint="eastAsia"/>
          <w:sz w:val="24"/>
        </w:rPr>
        <w:t>(8)  对于用户购买物品到提交订单整个流程要做到简单明了、安全，尽量模拟现实购物的习惯。对于购物车内的物品要用列表一一显示出来，并提供删除功能，对于重复够买的物品要累加计算。在用户提交订单时要提供多种运送方式，并对信息提供重复审核的功能。</w:t>
      </w:r>
    </w:p>
    <w:p>
      <w:pPr>
        <w:spacing w:line="440" w:lineRule="exact"/>
        <w:ind w:left="480" w:hanging="480" w:hangingChars="200"/>
        <w:rPr>
          <w:rFonts w:hint="eastAsia"/>
          <w:sz w:val="24"/>
        </w:rPr>
      </w:pPr>
      <w:r>
        <w:rPr>
          <w:rFonts w:hint="eastAsia"/>
          <w:sz w:val="24"/>
        </w:rPr>
        <w:t>(9)  为了增加商场的吸引力兼顾商场以后的发展方向和更贴近顾客，要为他们提供娱乐购物广场，使他们看到的不再是单调的图片和文字，而是要享受虚拟现实中购物场景。充分发挥三维世界给用户生活带来感观上的享受。</w:t>
      </w:r>
    </w:p>
    <w:p>
      <w:pPr>
        <w:spacing w:line="440" w:lineRule="exact"/>
        <w:rPr>
          <w:rFonts w:hint="eastAsia"/>
          <w:sz w:val="24"/>
        </w:rPr>
      </w:pPr>
      <w:r>
        <w:rPr>
          <w:rFonts w:hint="eastAsia"/>
          <w:sz w:val="24"/>
        </w:rPr>
        <w:t>(10)  整个界面以蓝、绿色为主色调，布局统一，用CSS统一整个版面的样式。</w:t>
      </w:r>
    </w:p>
    <w:p>
      <w:pPr>
        <w:spacing w:line="440" w:lineRule="exact"/>
        <w:rPr>
          <w:rFonts w:hint="eastAsia" w:eastAsia="黑体"/>
          <w:b/>
          <w:bCs/>
          <w:sz w:val="24"/>
        </w:rPr>
      </w:pPr>
      <w:r>
        <w:rPr>
          <w:rFonts w:hint="eastAsia"/>
          <w:sz w:val="24"/>
        </w:rPr>
        <w:t>后台管理功能</w:t>
      </w:r>
      <w:r>
        <w:rPr>
          <w:rFonts w:hint="eastAsia" w:eastAsia="黑体"/>
          <w:sz w:val="24"/>
        </w:rPr>
        <w:t>：</w:t>
      </w:r>
    </w:p>
    <w:p>
      <w:pPr>
        <w:spacing w:line="440" w:lineRule="exact"/>
        <w:ind w:firstLine="480" w:firstLineChars="200"/>
        <w:rPr>
          <w:rFonts w:hint="eastAsia"/>
          <w:sz w:val="24"/>
        </w:rPr>
      </w:pPr>
      <w:r>
        <w:rPr>
          <w:rFonts w:hint="eastAsia"/>
          <w:sz w:val="24"/>
        </w:rPr>
        <w:t>要能够对网站绝大部分的动态信息直接操作，尽量不改动页面。</w:t>
      </w:r>
    </w:p>
    <w:p>
      <w:pPr>
        <w:spacing w:line="440" w:lineRule="exact"/>
        <w:ind w:left="480" w:hanging="480" w:hangingChars="200"/>
        <w:rPr>
          <w:rFonts w:hint="eastAsia"/>
          <w:sz w:val="24"/>
        </w:rPr>
      </w:pPr>
      <w:r>
        <w:rPr>
          <w:rFonts w:hint="eastAsia"/>
          <w:sz w:val="24"/>
        </w:rPr>
        <w:t>(1)  提供订单管理，商品管理，会员管理，短信管理，评论管理，菜单管理，文件管理，公告管理等。</w:t>
      </w:r>
    </w:p>
    <w:p>
      <w:pPr>
        <w:spacing w:line="440" w:lineRule="exact"/>
        <w:rPr>
          <w:rFonts w:hint="eastAsia"/>
          <w:sz w:val="24"/>
        </w:rPr>
      </w:pPr>
      <w:r>
        <w:rPr>
          <w:rFonts w:hint="eastAsia"/>
          <w:sz w:val="24"/>
        </w:rPr>
        <w:t>(2)  提供网站本身信息修改，使用空间查看等附加功能。</w:t>
      </w:r>
    </w:p>
    <w:p>
      <w:pPr>
        <w:spacing w:line="440" w:lineRule="exact"/>
        <w:rPr>
          <w:rFonts w:hint="eastAsia"/>
          <w:sz w:val="24"/>
        </w:rPr>
      </w:pPr>
      <w:r>
        <w:rPr>
          <w:rFonts w:hint="eastAsia"/>
          <w:bCs/>
          <w:sz w:val="24"/>
        </w:rPr>
        <w:t>安全性：</w:t>
      </w:r>
      <w:r>
        <w:rPr>
          <w:rFonts w:hint="eastAsia"/>
          <w:sz w:val="24"/>
        </w:rPr>
        <w:t>提供数据备份和系统日志查看和管理。</w:t>
      </w:r>
    </w:p>
    <w:p>
      <w:pPr>
        <w:spacing w:line="440" w:lineRule="exact"/>
        <w:rPr>
          <w:rFonts w:hint="eastAsia"/>
          <w:bCs/>
          <w:sz w:val="24"/>
        </w:rPr>
        <w:sectPr>
          <w:headerReference r:id="rId34" w:type="default"/>
          <w:pgSz w:w="11906" w:h="16838"/>
          <w:pgMar w:top="1985" w:right="1418" w:bottom="1701" w:left="1701" w:header="1588" w:footer="1247" w:gutter="0"/>
          <w:cols w:space="720" w:num="1"/>
          <w:docGrid w:type="lines" w:linePitch="312" w:charSpace="0"/>
        </w:sectPr>
      </w:pPr>
    </w:p>
    <w:p>
      <w:pPr>
        <w:spacing w:line="440" w:lineRule="exact"/>
        <w:rPr>
          <w:rFonts w:hint="eastAsia"/>
          <w:sz w:val="24"/>
        </w:rPr>
      </w:pPr>
      <w:r>
        <w:rPr>
          <w:rFonts w:hint="eastAsia"/>
          <w:bCs/>
          <w:sz w:val="24"/>
        </w:rPr>
        <w:t>系统性能要求：</w:t>
      </w:r>
      <w:r>
        <w:rPr>
          <w:rFonts w:hint="eastAsia"/>
          <w:sz w:val="24"/>
        </w:rPr>
        <w:t>数据处理速度要快，并能够在短时间内响应顾客的请求。</w:t>
      </w:r>
    </w:p>
    <w:p>
      <w:pPr>
        <w:spacing w:line="440" w:lineRule="exact"/>
        <w:ind w:left="1200" w:hanging="1200" w:hangingChars="500"/>
        <w:rPr>
          <w:rFonts w:hint="eastAsia"/>
          <w:sz w:val="24"/>
        </w:rPr>
      </w:pPr>
      <w:r>
        <w:rPr>
          <w:rFonts w:hint="eastAsia"/>
          <w:bCs/>
          <w:sz w:val="24"/>
        </w:rPr>
        <w:t>运行要求：</w:t>
      </w:r>
      <w:r>
        <w:rPr>
          <w:rFonts w:hint="eastAsia"/>
          <w:sz w:val="24"/>
        </w:rPr>
        <w:t>为了使系统安全、稳定的运行，操作系统和数据库要采用服务器版，WEB服务器要能够允许多人在线同时访问。</w:t>
      </w:r>
    </w:p>
    <w:p>
      <w:pPr>
        <w:spacing w:line="440" w:lineRule="exact"/>
        <w:ind w:left="1920" w:hanging="1920" w:hangingChars="800"/>
        <w:rPr>
          <w:rFonts w:hint="eastAsia"/>
          <w:sz w:val="24"/>
        </w:rPr>
      </w:pPr>
      <w:r>
        <w:rPr>
          <w:rFonts w:hint="eastAsia"/>
          <w:bCs/>
          <w:sz w:val="24"/>
        </w:rPr>
        <w:t>可靠性：</w:t>
      </w:r>
      <w:r>
        <w:rPr>
          <w:rFonts w:hint="eastAsia"/>
          <w:sz w:val="24"/>
        </w:rPr>
        <w:t>系统运行数据要一致，如果遇到系统不能正常运行要提供快捷恢复方式。</w:t>
      </w:r>
    </w:p>
    <w:p>
      <w:pPr>
        <w:spacing w:line="440" w:lineRule="exact"/>
        <w:ind w:left="1920" w:hanging="1920" w:hangingChars="800"/>
        <w:rPr>
          <w:rFonts w:hint="eastAsia"/>
          <w:sz w:val="24"/>
        </w:rPr>
      </w:pPr>
      <w:r>
        <w:rPr>
          <w:rFonts w:hint="eastAsia"/>
          <w:bCs/>
          <w:sz w:val="24"/>
        </w:rPr>
        <w:t>可用性：</w:t>
      </w:r>
      <w:r>
        <w:rPr>
          <w:rFonts w:hint="eastAsia"/>
          <w:sz w:val="24"/>
        </w:rPr>
        <w:t>系统要能够为以后商场不同业务的发展提供扩展功能。</w:t>
      </w:r>
    </w:p>
    <w:p>
      <w:pPr>
        <w:spacing w:line="440" w:lineRule="exact"/>
        <w:rPr>
          <w:rFonts w:hint="eastAsia"/>
        </w:rPr>
      </w:pPr>
      <w:r>
        <w:rPr>
          <w:rFonts w:hint="eastAsia"/>
          <w:bCs/>
          <w:sz w:val="24"/>
        </w:rPr>
        <w:t>出错处理：</w:t>
      </w:r>
      <w:r>
        <w:rPr>
          <w:rFonts w:hint="eastAsia"/>
          <w:sz w:val="24"/>
        </w:rPr>
        <w:t>对于用户输入的错误数据或非法数据，要尽量在程序中进行检验并提示相关预定义的错误。对于可能出现的系统错误要尽量隐蔽其细节，并转向相应的出错处理程序进行重新处理。</w:t>
      </w:r>
    </w:p>
    <w:p>
      <w:pPr>
        <w:spacing w:before="156" w:beforeLines="50" w:after="156" w:afterLines="50" w:line="440" w:lineRule="exact"/>
        <w:outlineLvl w:val="2"/>
        <w:rPr>
          <w:rFonts w:hint="eastAsia"/>
          <w:sz w:val="24"/>
        </w:rPr>
      </w:pPr>
      <w:r>
        <w:rPr>
          <w:rFonts w:hint="eastAsia" w:eastAsia="黑体"/>
          <w:b/>
          <w:sz w:val="24"/>
        </w:rPr>
        <w:t>3.1.2  系统前台购物和后台管理流程图</w:t>
      </w:r>
    </w:p>
    <w:p>
      <w:pPr>
        <w:pStyle w:val="4"/>
        <w:spacing w:before="0" w:beforeLines="0" w:after="0" w:afterLines="0"/>
        <w:ind w:firstLine="480" w:firstLineChars="200"/>
        <w:outlineLvl w:val="9"/>
        <w:rPr>
          <w:ins w:id="0" w:author="刘惠" w:date="2006-05-13T19:32:00Z"/>
          <w:rFonts w:hint="eastAsia"/>
        </w:rPr>
      </w:pPr>
      <w:r>
        <w:rPr>
          <w:rFonts w:hint="eastAsia"/>
        </w:rPr>
        <w:t>系统的前台购物流程图如图1：当顾客想在商场购买物品时，必须通过会员登录模块验证才行，无论登录成功或失败都要写入用户日志文件。顾客成功登录后就可以把他的物品放入购物车并可以随时到收银台进行结账。用户进行结账时，首先生成一张临时的订单，订单包括用户购买物品结算后的总额和某些个人信息。然后，用户可以根据需要选择支付方式，并可以修改其中某些个人信息。当用户确认提交订单后，这时物品购买流程才结束并写入订单库，同时显示用户订单号和本次付款总额。</w:t>
      </w:r>
    </w:p>
    <w:p>
      <w:pPr>
        <w:pStyle w:val="4"/>
        <w:numPr>
          <w:ins w:id="1" w:author="刘惠" w:date="2006-05-13T19:32:00Z"/>
        </w:numPr>
        <w:spacing w:before="0" w:beforeLines="0" w:after="0" w:afterLines="0"/>
        <w:ind w:firstLine="480" w:firstLineChars="200"/>
        <w:outlineLvl w:val="9"/>
        <w:rPr>
          <w:rFonts w:hint="eastAsia"/>
        </w:rPr>
      </w:pPr>
    </w:p>
    <w:p>
      <w:pPr>
        <w:spacing w:line="440" w:lineRule="exact"/>
        <w:rPr>
          <w:rFonts w:hint="eastAsia" w:eastAsia="黑体"/>
          <w:bCs/>
          <w:sz w:val="24"/>
        </w:rPr>
      </w:pPr>
      <w:r>
        <w:rPr>
          <w:rFonts w:eastAsia="黑体"/>
          <w:b/>
          <w:sz w:val="20"/>
        </w:rPr>
        <w:pict>
          <v:group id="_x0000_s2139" o:spid="_x0000_s2139" o:spt="203" style="position:absolute;left:0pt;margin-left:27pt;margin-top:17.4pt;height:219.75pt;width:387.6pt;z-index:251659264;mso-width-relative:page;mso-height-relative:page;" coordorigin="2409,10546" coordsize="7752,3919">
            <o:lock v:ext="edit"/>
            <v:shape id="Object 60" o:spid="_x0000_s2140" o:spt="75" type="#_x0000_t75" style="position:absolute;left:2409;top:10546;height:3479;width:7752;" o:ole="t" filled="f" stroked="f" coordsize="21600,21600">
              <v:path/>
              <v:fill on="f" alignshape="1" focussize="0,0"/>
              <v:stroke on="f"/>
              <v:imagedata r:id="rId46" o:title=""/>
              <o:lock v:ext="edit" aspectratio="t"/>
            </v:shape>
            <v:shape id="_x0000_s2141" o:spid="_x0000_s2141" o:spt="202" type="#_x0000_t202" style="position:absolute;left:5661;top:13978;height:487;width:2340;" stroked="t" coordsize="21600,21600">
              <v:path/>
              <v:fill focussize="0,0"/>
              <v:stroke color="#FFFFFF"/>
              <v:imagedata o:title=""/>
              <o:lock v:ext="edit"/>
              <v:textbox>
                <w:txbxContent>
                  <w:p>
                    <w:pPr>
                      <w:rPr>
                        <w:rFonts w:hint="eastAsia" w:ascii="楷体_GB2312" w:eastAsia="楷体_GB2312"/>
                        <w:b/>
                        <w:bCs/>
                      </w:rPr>
                    </w:pPr>
                    <w:r>
                      <w:rPr>
                        <w:rFonts w:hint="eastAsia" w:ascii="楷体_GB2312" w:eastAsia="楷体_GB2312"/>
                        <w:b/>
                        <w:bCs/>
                      </w:rPr>
                      <w:t>图1  前台购物流程图</w:t>
                    </w:r>
                  </w:p>
                </w:txbxContent>
              </v:textbox>
            </v:shape>
          </v:group>
          <o:OLEObject Type="Embed" ProgID="Word.Picture.8" ShapeID="Object 60" DrawAspect="Content" ObjectID="_1468075725" r:id="rId45">
            <o:LockedField>false</o:LockedField>
          </o:OLEObject>
        </w:pict>
      </w: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sectPr>
          <w:headerReference r:id="rId35" w:type="default"/>
          <w:pgSz w:w="11906" w:h="16838"/>
          <w:pgMar w:top="1985" w:right="1418" w:bottom="1701" w:left="1701" w:header="1588" w:footer="1247" w:gutter="0"/>
          <w:cols w:space="720" w:num="1"/>
          <w:docGrid w:type="lines" w:linePitch="312" w:charSpace="0"/>
        </w:sect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r>
        <w:rPr>
          <w:rFonts w:eastAsia="黑体"/>
          <w:b/>
          <w:sz w:val="20"/>
        </w:rPr>
        <w:pict>
          <v:group id="_x0000_s2143" o:spid="_x0000_s2143" o:spt="203" style="position:absolute;left:0pt;margin-left:9pt;margin-top:0pt;height:265.65pt;width:414.15pt;z-index:251660288;mso-width-relative:page;mso-height-relative:page;" coordorigin="1881,1985" coordsize="8283,4777">
            <o:lock v:ext="edit"/>
            <v:shape id="Object 64" o:spid="_x0000_s2144" o:spt="75" type="#_x0000_t75" style="position:absolute;left:1881;top:1985;height:4249;width:8283;" o:ole="t" filled="f" stroked="f" coordsize="21600,21600">
              <v:path/>
              <v:fill on="f" alignshape="1" focussize="0,0"/>
              <v:stroke on="f"/>
              <v:imagedata r:id="rId48" o:title=""/>
              <o:lock v:ext="edit" aspectratio="t"/>
            </v:shape>
            <v:shape id="_x0000_s2145" o:spid="_x0000_s2145" o:spt="202" type="#_x0000_t202" style="position:absolute;left:4941;top:6353;height:409;width:2290;" stroked="t" coordsize="21600,21600">
              <v:path/>
              <v:fill focussize="0,0"/>
              <v:stroke color="#FFFFFF"/>
              <v:imagedata o:title=""/>
              <o:lock v:ext="edit"/>
              <v:textbox>
                <w:txbxContent>
                  <w:p>
                    <w:pPr>
                      <w:rPr>
                        <w:rFonts w:hint="eastAsia" w:ascii="楷体_GB2312" w:eastAsia="楷体_GB2312"/>
                        <w:b/>
                        <w:bCs/>
                      </w:rPr>
                    </w:pPr>
                    <w:r>
                      <w:rPr>
                        <w:rFonts w:hint="eastAsia" w:ascii="楷体_GB2312" w:eastAsia="楷体_GB2312"/>
                        <w:b/>
                        <w:bCs/>
                      </w:rPr>
                      <w:t>图2  后台管理流程图</w:t>
                    </w:r>
                  </w:p>
                </w:txbxContent>
              </v:textbox>
            </v:shape>
          </v:group>
          <o:OLEObject Type="Embed" ProgID="Word.Picture.8" ShapeID="Object 64" DrawAspect="Content" ObjectID="_1468075726" r:id="rId47">
            <o:LockedField>false</o:LockedField>
          </o:OLEObject>
        </w:pict>
      </w: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line="440" w:lineRule="exact"/>
        <w:rPr>
          <w:rFonts w:hint="eastAsia" w:eastAsia="黑体"/>
          <w:b/>
          <w:sz w:val="24"/>
        </w:rPr>
      </w:pPr>
    </w:p>
    <w:p>
      <w:pPr>
        <w:spacing w:before="156" w:beforeLines="50" w:after="156" w:afterLines="50" w:line="440" w:lineRule="exact"/>
        <w:rPr>
          <w:rFonts w:hint="eastAsia" w:eastAsia="黑体"/>
          <w:b/>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eastAsia="黑体"/>
          <w:b/>
          <w:sz w:val="24"/>
        </w:rPr>
      </w:pPr>
      <w:r>
        <w:rPr>
          <w:rFonts w:hint="eastAsia"/>
          <w:bCs/>
          <w:sz w:val="24"/>
        </w:rPr>
        <w:t>后台管理流程图如图2：管理员通过后台入口进入管理登录模块，无论是否成功登录都会写入用户日志文件。当管理员成功登录后，他就可以对自己的某些信息进行修改，并根据自己的权限对管理用户进行操作。管理员可以根据业务的需要对商品、订单、类别、会员、用户短信文件、网站信息、菜单、和计数进行管理，并可以调出安全日志文件进行查看、跟踪、和统计。</w:t>
      </w:r>
    </w:p>
    <w:p>
      <w:pPr>
        <w:spacing w:before="156" w:beforeLines="50" w:after="156" w:afterLines="50" w:line="440" w:lineRule="exact"/>
        <w:outlineLvl w:val="2"/>
        <w:rPr>
          <w:rFonts w:hint="eastAsia" w:eastAsia="黑体"/>
          <w:b/>
          <w:sz w:val="24"/>
        </w:rPr>
      </w:pPr>
      <w:r>
        <w:rPr>
          <w:rFonts w:hint="eastAsia" w:eastAsia="黑体"/>
          <w:b/>
          <w:sz w:val="24"/>
        </w:rPr>
        <w:t>3.1.3  数据流图</w:t>
      </w:r>
    </w:p>
    <w:p>
      <w:pPr>
        <w:pStyle w:val="4"/>
        <w:spacing w:before="0" w:beforeLines="0" w:after="0" w:afterLines="0"/>
        <w:ind w:firstLine="400" w:firstLineChars="200"/>
        <w:outlineLvl w:val="9"/>
        <w:rPr>
          <w:rFonts w:hint="eastAsia"/>
        </w:rPr>
      </w:pPr>
      <w:r>
        <w:rPr>
          <w:sz w:val="20"/>
        </w:rPr>
        <w:pict>
          <v:group id="_x0000_s2146" o:spid="_x0000_s2146" o:spt="203" style="position:absolute;left:0pt;margin-left:4.95pt;margin-top:83.4pt;height:109.2pt;width:441.1pt;z-index:251661312;mso-width-relative:page;mso-height-relative:page;" coordorigin="1800,11657" coordsize="8822,2184">
            <o:lock v:ext="edit"/>
            <v:shape id="Object 71" o:spid="_x0000_s2147" o:spt="75" type="#_x0000_t75" style="position:absolute;left:1800;top:11657;height:1706;width:8822;" o:ole="t" filled="f" stroked="f" coordsize="21600,21600">
              <v:path/>
              <v:fill on="f" alignshape="1" focussize="0,0"/>
              <v:stroke on="f"/>
              <v:imagedata r:id="rId50" o:title=""/>
              <o:lock v:ext="edit" aspectratio="t"/>
            </v:shape>
            <v:shape id="_x0000_s2148" o:spid="_x0000_s2148" o:spt="202" type="#_x0000_t202" style="position:absolute;left:5294;top:13362;height:479;width:3247;" stroked="t" coordsize="21600,21600">
              <v:path/>
              <v:fill focussize="0,0"/>
              <v:stroke color="#FFFFFF"/>
              <v:imagedata o:title=""/>
              <o:lock v:ext="edit"/>
              <v:textbox>
                <w:txbxContent>
                  <w:p>
                    <w:pPr>
                      <w:rPr>
                        <w:rFonts w:hint="eastAsia" w:ascii="楷体_GB2312" w:eastAsia="楷体_GB2312"/>
                        <w:b/>
                        <w:bCs/>
                      </w:rPr>
                    </w:pPr>
                    <w:r>
                      <w:rPr>
                        <w:rFonts w:hint="eastAsia" w:ascii="楷体_GB2312" w:eastAsia="楷体_GB2312"/>
                        <w:b/>
                        <w:bCs/>
                      </w:rPr>
                      <w:t>图3  购物流程高层数据流图</w:t>
                    </w:r>
                  </w:p>
                </w:txbxContent>
              </v:textbox>
            </v:shape>
          </v:group>
          <o:OLEObject Type="Embed" ProgID="Word.Picture.8" ShapeID="Object 71" DrawAspect="Content" ObjectID="_1468075727" r:id="rId49">
            <o:LockedField>false</o:LockedField>
          </o:OLEObject>
        </w:pict>
      </w:r>
      <w:r>
        <w:rPr>
          <w:rFonts w:hint="eastAsia"/>
        </w:rPr>
        <w:t>下面是对用户购买物品和提交订单的过程中，系统内的数据流图，由于这些功能间数据流比较复杂，我按处理事物的功能将它大体上划分为四部分。图3是商场前台功能划分的高层数据流图。顾客通过登录功能模块1进入购物系统，用功能模块2购买商品，然后在功能模块3提交订单并通过功能模块4退出系统。</w:t>
      </w:r>
    </w:p>
    <w:p>
      <w:pPr>
        <w:pStyle w:val="4"/>
        <w:spacing w:before="0" w:beforeLines="0" w:after="0" w:afterLines="0"/>
        <w:ind w:firstLine="480" w:firstLineChars="200"/>
        <w:outlineLvl w:val="9"/>
        <w:rPr>
          <w:rFonts w:hint="eastAsia"/>
        </w:rPr>
      </w:pPr>
    </w:p>
    <w:p>
      <w:pPr>
        <w:pStyle w:val="4"/>
        <w:spacing w:before="0" w:beforeLines="0" w:after="0" w:afterLines="0"/>
        <w:ind w:firstLine="480" w:firstLineChars="200"/>
        <w:outlineLvl w:val="9"/>
        <w:rPr>
          <w:rFonts w:hint="eastAsia"/>
        </w:rPr>
      </w:pPr>
    </w:p>
    <w:p>
      <w:pPr>
        <w:pStyle w:val="4"/>
        <w:spacing w:before="0" w:beforeLines="0" w:after="0" w:afterLines="0"/>
        <w:ind w:firstLine="480" w:firstLineChars="200"/>
        <w:outlineLvl w:val="9"/>
        <w:rPr>
          <w:rFonts w:hint="eastAsia"/>
        </w:rPr>
      </w:pPr>
    </w:p>
    <w:p>
      <w:pPr>
        <w:pStyle w:val="4"/>
        <w:spacing w:before="0" w:beforeLines="0" w:after="0" w:afterLines="0"/>
        <w:ind w:firstLine="480" w:firstLineChars="200"/>
        <w:outlineLvl w:val="9"/>
        <w:rPr>
          <w:rFonts w:hint="eastAsia"/>
        </w:rPr>
        <w:sectPr>
          <w:headerReference r:id="rId36" w:type="default"/>
          <w:pgSz w:w="11906" w:h="16838"/>
          <w:pgMar w:top="1985" w:right="1418" w:bottom="1701" w:left="1701" w:header="1588" w:footer="1247" w:gutter="0"/>
          <w:cols w:space="720" w:num="1"/>
          <w:docGrid w:type="lines" w:linePitch="312" w:charSpace="0"/>
        </w:sectPr>
      </w:pPr>
    </w:p>
    <w:p>
      <w:pPr>
        <w:pStyle w:val="4"/>
        <w:spacing w:before="0" w:beforeLines="0" w:after="0" w:afterLines="0"/>
        <w:ind w:firstLine="480" w:firstLineChars="200"/>
        <w:outlineLvl w:val="9"/>
        <w:rPr>
          <w:rFonts w:hint="eastAsia"/>
        </w:rPr>
      </w:pPr>
    </w:p>
    <w:p>
      <w:pPr>
        <w:pStyle w:val="4"/>
        <w:spacing w:before="0" w:beforeLines="0" w:after="0" w:afterLines="0"/>
        <w:ind w:firstLine="480" w:firstLineChars="200"/>
        <w:outlineLvl w:val="9"/>
        <w:rPr>
          <w:rFonts w:hint="eastAsia"/>
        </w:rPr>
      </w:pPr>
    </w:p>
    <w:p>
      <w:pPr>
        <w:spacing w:line="440" w:lineRule="exact"/>
        <w:ind w:firstLine="480" w:firstLineChars="200"/>
        <w:rPr>
          <w:rFonts w:hint="eastAsia"/>
          <w:sz w:val="24"/>
        </w:rPr>
      </w:pPr>
      <w:r>
        <w:rPr>
          <w:rFonts w:hint="eastAsia"/>
          <w:sz w:val="24"/>
        </w:rPr>
        <w:t>图4是功能1进一步分解后的数据流图，无论顾客是否注册都可以浏览物品，但进行购物时必须进行登录，如果不是注册用户，则返回注册功能模块。用户输入账户、密码和验证码成功登录后不仅可以根据商品标识购买物品，而且还可以查询订单号和收发站内短信。</w:t>
      </w:r>
    </w:p>
    <w:p>
      <w:pPr>
        <w:spacing w:line="440" w:lineRule="exact"/>
        <w:ind w:firstLine="480" w:firstLineChars="200"/>
        <w:rPr>
          <w:rFonts w:hint="eastAsia"/>
          <w:sz w:val="24"/>
        </w:rPr>
      </w:pPr>
      <w:r>
        <w:rPr>
          <w:rFonts w:hint="eastAsia"/>
          <w:sz w:val="24"/>
        </w:rPr>
        <w:t>图5是功能2进一步分解后的数据流图，用户可以在购物车内放更多的物品，同时允许对已放入的物品删除，如果购买完后，可以对购物车内的物品结账。</w:t>
      </w:r>
    </w:p>
    <w:p>
      <w:pPr>
        <w:spacing w:line="440" w:lineRule="exact"/>
        <w:ind w:firstLine="402" w:firstLineChars="200"/>
        <w:rPr>
          <w:rFonts w:hint="eastAsia"/>
        </w:rPr>
      </w:pPr>
      <w:r>
        <w:rPr>
          <w:rFonts w:eastAsia="黑体"/>
          <w:b/>
          <w:sz w:val="20"/>
        </w:rPr>
        <w:pict>
          <v:shape id="Object 77" o:spid="_x0000_s2149" o:spt="75" type="#_x0000_t75" style="position:absolute;left:0pt;margin-left:279pt;margin-top:60.2pt;height:163.75pt;width:144.1pt;z-index:251663360;mso-width-relative:page;mso-height-relative:page;" o:ole="t" filled="f" stroked="f" coordsize="21600,21600">
            <v:path/>
            <v:fill on="f" alignshape="1" focussize="0,0"/>
            <v:stroke on="f"/>
            <v:imagedata r:id="rId52" o:title=""/>
            <o:lock v:ext="edit" aspectratio="t"/>
          </v:shape>
          <o:OLEObject Type="Embed" ProgID="Word.Picture.8" ShapeID="Object 77" DrawAspect="Content" ObjectID="_1468075728" r:id="rId51">
            <o:LockedField>false</o:LockedField>
          </o:OLEObject>
        </w:pict>
      </w:r>
      <w:r>
        <w:rPr>
          <w:rFonts w:hint="eastAsia"/>
          <w:sz w:val="24"/>
        </w:rPr>
        <w:t>图6是功能3 进一步分解后的数据流图，用户在收银结算后会生成订单，包括所有物品的总额和用户的部分信息。用户可以对生成的部分信息进行修改，当确认提交时，生成订单号并存入数据库中。此时用户就可以退出购物系统。</w:t>
      </w:r>
    </w:p>
    <w:p>
      <w:pPr>
        <w:spacing w:line="440" w:lineRule="exact"/>
        <w:ind w:firstLine="402" w:firstLineChars="200"/>
        <w:rPr>
          <w:rFonts w:hint="eastAsia" w:eastAsia="黑体"/>
          <w:b/>
          <w:sz w:val="24"/>
        </w:rPr>
      </w:pPr>
      <w:r>
        <w:rPr>
          <w:rFonts w:eastAsia="黑体"/>
          <w:b/>
          <w:sz w:val="20"/>
        </w:rPr>
        <w:pict>
          <v:group id="_x0000_s2150" o:spid="_x0000_s2150" o:spt="203" style="position:absolute;left:0pt;margin-left:9pt;margin-top:9.8pt;height:429pt;width:225.85pt;z-index:251662336;mso-width-relative:page;mso-height-relative:page;" coordorigin="1881,5261" coordsize="4517,8580">
            <o:lock v:ext="edit"/>
            <v:shape id="Object 74" o:spid="_x0000_s2151" o:spt="75" type="#_x0000_t75" style="position:absolute;left:1881;top:5261;height:7486;width:4517;" o:ole="t" filled="f" stroked="f" coordsize="21600,21600">
              <v:path/>
              <v:fill on="f" alignshape="1" focussize="0,0"/>
              <v:stroke on="f"/>
              <v:imagedata r:id="rId54" o:title=""/>
              <o:lock v:ext="edit" aspectratio="t"/>
            </v:shape>
            <v:shape id="_x0000_s2152" o:spid="_x0000_s2152" o:spt="202" type="#_x0000_t202" style="position:absolute;left:2421;top:13373;height:468;width:324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图4  购物流程分层数据流图</w:t>
                    </w:r>
                  </w:p>
                </w:txbxContent>
              </v:textbox>
            </v:shape>
          </v:group>
          <o:OLEObject Type="Embed" ProgID="Word.Picture.8" ShapeID="Object 74" DrawAspect="Content" ObjectID="_1468075729" r:id="rId53">
            <o:LockedField>false</o:LockedField>
          </o:OLEObject>
        </w:pict>
      </w: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02" w:firstLineChars="200"/>
        <w:rPr>
          <w:rFonts w:hint="eastAsia" w:eastAsia="黑体"/>
          <w:b/>
          <w:sz w:val="24"/>
        </w:rPr>
      </w:pPr>
      <w:r>
        <w:rPr>
          <w:rFonts w:eastAsia="黑体"/>
          <w:b/>
          <w:sz w:val="20"/>
        </w:rPr>
        <mc:AlternateContent>
          <mc:Choice Requires="wps">
            <w:drawing>
              <wp:anchor distT="0" distB="0" distL="114300" distR="114300" simplePos="0" relativeHeight="251664384" behindDoc="0" locked="0" layoutInCell="1" allowOverlap="1">
                <wp:simplePos x="0" y="0"/>
                <wp:positionH relativeFrom="column">
                  <wp:posOffset>3429000</wp:posOffset>
                </wp:positionH>
                <wp:positionV relativeFrom="paragraph">
                  <wp:posOffset>50800</wp:posOffset>
                </wp:positionV>
                <wp:extent cx="1943100" cy="297180"/>
                <wp:effectExtent l="4445" t="4445" r="18415" b="18415"/>
                <wp:wrapNone/>
                <wp:docPr id="98" name="文本框 98"/>
                <wp:cNvGraphicFramePr/>
                <a:graphic xmlns:a="http://schemas.openxmlformats.org/drawingml/2006/main">
                  <a:graphicData uri="http://schemas.microsoft.com/office/word/2010/wordprocessingShape">
                    <wps:wsp>
                      <wps:cNvSpPr txBox="1"/>
                      <wps:spPr>
                        <a:xfrm>
                          <a:off x="0" y="0"/>
                          <a:ext cx="19431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图5  购物流程分层数据流图</w:t>
                            </w:r>
                          </w:p>
                        </w:txbxContent>
                      </wps:txbx>
                      <wps:bodyPr upright="1"/>
                    </wps:wsp>
                  </a:graphicData>
                </a:graphic>
              </wp:anchor>
            </w:drawing>
          </mc:Choice>
          <mc:Fallback>
            <w:pict>
              <v:shape id="_x0000_s1026" o:spid="_x0000_s1026" o:spt="202" type="#_x0000_t202" style="position:absolute;left:0pt;margin-left:270pt;margin-top:4pt;height:23.4pt;width:153pt;z-index:251664384;mso-width-relative:page;mso-height-relative:page;" fillcolor="#FFFFFF" filled="t" stroked="t" coordsize="21600,21600" o:gfxdata="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&#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2PLF7VAAAACAEAAA8AAAAAAAAAAQAgAAAAIgAAAGRy&#10;cy9kb3ducmV2LnhtbFBLAQIUABQAAAAIAIdO4kAlYVZjCAIAADgEAAAOAAAAAAAAAAEAIAAAACQB&#10;AABkcnMvZTJvRG9jLnhtbFBLBQYAAAAABgAGAFkBAACeBQA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图5  购物流程分层数据流图</w:t>
                      </w:r>
                    </w:p>
                  </w:txbxContent>
                </v:textbox>
              </v:shape>
            </w:pict>
          </mc:Fallback>
        </mc:AlternateContent>
      </w:r>
    </w:p>
    <w:p>
      <w:pPr>
        <w:spacing w:line="440" w:lineRule="exact"/>
        <w:ind w:firstLine="402" w:firstLineChars="200"/>
        <w:rPr>
          <w:rFonts w:hint="eastAsia" w:eastAsia="黑体"/>
          <w:b/>
          <w:sz w:val="24"/>
        </w:rPr>
      </w:pPr>
      <w:r>
        <w:rPr>
          <w:rFonts w:eastAsia="黑体"/>
          <w:b/>
          <w:sz w:val="20"/>
        </w:rPr>
        <w:pict>
          <v:group id="_x0000_s2154" o:spid="_x0000_s2154" o:spt="203" style="position:absolute;left:0pt;margin-left:225pt;margin-top:13.2pt;height:312pt;width:225pt;z-index:251665408;mso-width-relative:page;mso-height-relative:page;" coordorigin="6201,8849" coordsize="4500,6240">
            <o:lock v:ext="edit"/>
            <v:shape id="Object 80" o:spid="_x0000_s2155" o:spt="75" type="#_x0000_t75" style="position:absolute;left:6397;top:8849;height:5559;width:4304;" o:ole="t" filled="f" stroked="f" coordsize="21600,21600">
              <v:path/>
              <v:fill on="f" alignshape="1" focussize="0,0"/>
              <v:stroke on="f"/>
              <v:imagedata r:id="rId56" o:title=""/>
              <o:lock v:ext="edit" aspectratio="t"/>
            </v:shape>
            <v:shape id="_x0000_s2156" o:spid="_x0000_s2156" o:spt="202" type="#_x0000_t202" style="position:absolute;left:6201;top:14621;height:468;width:3031;"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图6  购物流程分层数据流图</w:t>
                    </w:r>
                  </w:p>
                </w:txbxContent>
              </v:textbox>
            </v:shape>
          </v:group>
          <o:OLEObject Type="Embed" ProgID="Word.Picture.8" ShapeID="Object 80" DrawAspect="Content" ObjectID="_1468075730" r:id="rId55">
            <o:LockedField>false</o:LockedField>
          </o:OLEObject>
        </w:pict>
      </w: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rPr>
          <w:rFonts w:hint="eastAsia" w:eastAsia="黑体"/>
          <w:b/>
          <w:sz w:val="24"/>
        </w:rPr>
      </w:pPr>
    </w:p>
    <w:p>
      <w:pPr>
        <w:spacing w:line="440" w:lineRule="exact"/>
        <w:rPr>
          <w:rFonts w:eastAsia="黑体"/>
          <w:b/>
          <w:sz w:val="24"/>
        </w:rPr>
        <w:sectPr>
          <w:headerReference r:id="rId37" w:type="default"/>
          <w:pgSz w:w="11906" w:h="16838"/>
          <w:pgMar w:top="1985" w:right="1418" w:bottom="1701" w:left="1701" w:header="1588" w:footer="1247" w:gutter="0"/>
          <w:cols w:space="720" w:num="1"/>
          <w:docGrid w:type="lines" w:linePitch="312" w:charSpace="0"/>
        </w:sectPr>
      </w:pPr>
    </w:p>
    <w:p>
      <w:pPr>
        <w:spacing w:line="440" w:lineRule="exact"/>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sectPr>
          <w:type w:val="continuous"/>
          <w:pgSz w:w="11906" w:h="16838"/>
          <w:pgMar w:top="1985" w:right="1418" w:bottom="1701" w:left="1701" w:header="1588" w:footer="1247" w:gutter="0"/>
          <w:cols w:space="720" w:num="1"/>
          <w:docGrid w:type="lines" w:linePitch="312" w:charSpace="0"/>
        </w:sect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ind w:firstLine="482" w:firstLineChars="200"/>
        <w:rPr>
          <w:rFonts w:hint="eastAsia" w:eastAsia="黑体"/>
          <w:b/>
          <w:sz w:val="24"/>
        </w:rPr>
      </w:pPr>
    </w:p>
    <w:p>
      <w:pPr>
        <w:spacing w:line="440" w:lineRule="exact"/>
        <w:rPr>
          <w:rFonts w:hint="eastAsia"/>
          <w:sz w:val="24"/>
        </w:rPr>
      </w:pPr>
      <w:r>
        <w:rPr>
          <w:rFonts w:hint="eastAsia"/>
          <w:sz w:val="24"/>
        </w:rPr>
        <w:t xml:space="preserve">                                                                                                                             </w:t>
      </w:r>
    </w:p>
    <w:p>
      <w:pPr>
        <w:numPr>
          <w:ilvl w:val="1"/>
          <w:numId w:val="2"/>
          <w:numberingChange w:id="2" w:author="刘惠" w:date="2006-05-13T18:57:00Z" w:original="%1:3:0:.%2:2:0:"/>
        </w:numPr>
        <w:spacing w:before="156" w:beforeLines="50" w:after="156" w:afterLines="50" w:line="440" w:lineRule="exact"/>
        <w:ind w:left="0" w:firstLine="0"/>
        <w:outlineLvl w:val="1"/>
        <w:rPr>
          <w:rFonts w:hint="eastAsia" w:eastAsia="黑体"/>
          <w:b/>
          <w:bCs/>
          <w:sz w:val="32"/>
        </w:rPr>
      </w:pPr>
      <w:r>
        <w:rPr>
          <w:rFonts w:hint="eastAsia" w:eastAsia="黑体"/>
          <w:b/>
          <w:bCs/>
          <w:sz w:val="32"/>
        </w:rPr>
        <w:t xml:space="preserve"> 虚拟商场的总体设计</w:t>
      </w:r>
    </w:p>
    <w:p>
      <w:pPr>
        <w:spacing w:before="156" w:beforeLines="50" w:after="156" w:afterLines="50" w:line="440" w:lineRule="exact"/>
        <w:outlineLvl w:val="2"/>
        <w:rPr>
          <w:rFonts w:hint="eastAsia" w:eastAsia="黑体"/>
          <w:b/>
          <w:sz w:val="24"/>
        </w:rPr>
      </w:pPr>
      <w:r>
        <w:rPr>
          <w:rFonts w:hint="eastAsia" w:eastAsia="黑体"/>
          <w:b/>
          <w:bCs/>
          <w:sz w:val="24"/>
        </w:rPr>
        <w:t xml:space="preserve">3.2.1  </w:t>
      </w:r>
      <w:r>
        <w:rPr>
          <w:rFonts w:hint="eastAsia" w:eastAsia="黑体"/>
          <w:b/>
          <w:sz w:val="24"/>
        </w:rPr>
        <w:t>系统E-R图</w:t>
      </w:r>
    </w:p>
    <w:p>
      <w:pPr>
        <w:spacing w:line="440" w:lineRule="exact"/>
        <w:ind w:firstLine="480" w:firstLineChars="200"/>
        <w:rPr>
          <w:rFonts w:hint="eastAsia"/>
          <w:sz w:val="24"/>
        </w:rPr>
      </w:pPr>
      <w:r>
        <w:rPr>
          <w:rFonts w:hint="eastAsia"/>
          <w:sz w:val="24"/>
        </w:rPr>
        <w:t>E—R图是用来表示数据及其联系的工具，它描述的是现实世界的数据模型，与具体的DBMS无关，但是它是设计阶段设计数据库逻辑模型的重要依据</w:t>
      </w:r>
      <w:r>
        <w:rPr>
          <w:rFonts w:hint="eastAsia"/>
          <w:sz w:val="24"/>
          <w:vertAlign w:val="superscript"/>
        </w:rPr>
        <w:t>[13]</w:t>
      </w:r>
      <w:r>
        <w:rPr>
          <w:rFonts w:hint="eastAsia"/>
          <w:sz w:val="24"/>
        </w:rPr>
        <w:t>。</w:t>
      </w:r>
    </w:p>
    <w:p>
      <w:pPr>
        <w:spacing w:line="440" w:lineRule="exact"/>
        <w:ind w:firstLine="402" w:firstLineChars="200"/>
        <w:rPr>
          <w:rFonts w:hint="eastAsia"/>
          <w:sz w:val="24"/>
        </w:rPr>
      </w:pPr>
      <w:r>
        <w:rPr>
          <w:rFonts w:eastAsia="黑体"/>
          <w:b/>
          <w:sz w:val="20"/>
        </w:rPr>
        <w:pict>
          <v:group id="_x0000_s2157" o:spid="_x0000_s2157" o:spt="203" style="position:absolute;left:0pt;margin-left:9pt;margin-top:161.6pt;height:298pt;width:391.2pt;z-index:251666432;mso-width-relative:page;mso-height-relative:page;" coordorigin="1881,7289" coordsize="8739,7179">
            <o:lock v:ext="edit"/>
            <v:shape id="Object 161" o:spid="_x0000_s2158" o:spt="75" type="#_x0000_t75" style="position:absolute;left:1881;top:7289;height:7179;width:8739;" o:ole="t" filled="f" stroked="f" coordsize="21600,21600">
              <v:path/>
              <v:fill on="f" alignshape="1" focussize="0,0"/>
              <v:stroke on="f"/>
              <v:imagedata r:id="rId58" o:title=""/>
              <o:lock v:ext="edit" aspectratio="t"/>
            </v:shape>
            <v:shape id="_x0000_s2159" o:spid="_x0000_s2159" o:spt="202" type="#_x0000_t202" style="position:absolute;left:4680;top:13653;height:500;width:216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图7  购物E-R图</w:t>
                    </w:r>
                  </w:p>
                </w:txbxContent>
              </v:textbox>
            </v:shape>
          </v:group>
          <o:OLEObject Type="Embed" ProgID="Word.Picture.8" ShapeID="Object 161" DrawAspect="Content" ObjectID="_1468075731" r:id="rId57">
            <o:LockedField>false</o:LockedField>
          </o:OLEObject>
        </w:pict>
      </w:r>
      <w:r>
        <w:rPr>
          <w:rFonts w:hint="eastAsia"/>
          <w:sz w:val="24"/>
        </w:rPr>
        <w:t>系统的购物E—R图，如图7所示：其中主要涉及的实体有用户，商品，购物车，订单和类别等。当用户访问站点时，计数器自动增加一条包括用户访问的页面、登录IP、登录时间的记录，如果经过登录过程，用户日志会自动记录下用户登录时的账户、IP、登录时间和结果；用户可以根据自己的登录账户查看自己已购买但并未结算的商品，也可以查看消息、发表评论和购买商品。当生成临时订单时，先根据账户提取用户购物车内已购买但未经过确认的商品，然后根据用户选择的支付方式生成订单。商品种类一般较多，先将商品按大类划分，进一步划分大类包括的小类，最后对商品进行小类归属。</w:t>
      </w: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line="440" w:lineRule="exact"/>
        <w:ind w:firstLine="480" w:firstLineChars="200"/>
        <w:rPr>
          <w:rFonts w:hint="eastAsia"/>
          <w:sz w:val="24"/>
        </w:rPr>
        <w:sectPr>
          <w:headerReference r:id="rId38" w:type="default"/>
          <w:pgSz w:w="11906" w:h="16838"/>
          <w:pgMar w:top="1985" w:right="1418" w:bottom="1701" w:left="1701" w:header="1588" w:footer="1247" w:gutter="0"/>
          <w:cols w:space="720" w:num="1"/>
          <w:docGrid w:type="lines" w:linePitch="312" w:charSpace="0"/>
        </w:sectPr>
      </w:pPr>
    </w:p>
    <w:p>
      <w:pPr>
        <w:spacing w:line="440" w:lineRule="exact"/>
        <w:ind w:firstLine="402" w:firstLineChars="200"/>
        <w:rPr>
          <w:rFonts w:hint="eastAsia" w:eastAsia="黑体"/>
          <w:b/>
          <w:sz w:val="24"/>
        </w:rPr>
      </w:pPr>
      <w:r>
        <w:rPr>
          <w:rFonts w:eastAsia="黑体"/>
          <w:b/>
          <w:sz w:val="20"/>
        </w:rPr>
        <w:pict>
          <v:group id="_x0000_s2160" o:spid="_x0000_s2160" o:spt="203" style="position:absolute;left:0pt;margin-left:36pt;margin-top:85.8pt;height:327.6pt;width:351.05pt;z-index:251667456;mso-width-relative:page;mso-height-relative:page;" coordorigin="1620,8772" coordsize="7021,6552">
            <o:lock v:ext="edit"/>
            <v:shape id="Object 165" o:spid="_x0000_s2161" o:spt="75" type="#_x0000_t75" style="position:absolute;left:1620;top:8772;height:6060;width:7021;" o:ole="t" filled="f" stroked="f" coordsize="21600,21600">
              <v:path/>
              <v:fill on="f" alignshape="1" focussize="0,0"/>
              <v:stroke on="f"/>
              <v:imagedata r:id="rId60" o:title=""/>
              <o:lock v:ext="edit" aspectratio="t"/>
            </v:shape>
            <v:shape id="_x0000_s2162" o:spid="_x0000_s2162" o:spt="202" type="#_x0000_t202" style="position:absolute;left:3652;top:14833;height:491;width:2402;"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图8  后台管理E-R图</w:t>
                    </w:r>
                  </w:p>
                </w:txbxContent>
              </v:textbox>
            </v:shape>
          </v:group>
          <o:OLEObject Type="Embed" ProgID="Word.Picture.8" ShapeID="Object 165" DrawAspect="Content" ObjectID="_1468075732" r:id="rId59">
            <o:LockedField>false</o:LockedField>
          </o:OLEObject>
        </w:pict>
      </w:r>
      <w:r>
        <w:rPr>
          <w:rFonts w:hint="eastAsia"/>
          <w:sz w:val="24"/>
        </w:rPr>
        <w:t>系统的后台管理E—R图，如图8所示：其中主要涉及的实体有用户、商品、购物车、订单、会员和菜单等(实体属性见附录)。当用户登录时，用户日志会自动记录下用户登录时的账户、IP、登录时间和结果；用户登录后就可以通过管理来和这些实体发生关联。</w:t>
      </w: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rPr>
          <w:rFonts w:hint="eastAsia" w:eastAsia="黑体"/>
          <w:b/>
          <w:sz w:val="24"/>
        </w:rPr>
      </w:pPr>
    </w:p>
    <w:p>
      <w:pPr>
        <w:spacing w:before="156" w:beforeLines="50" w:after="156" w:afterLines="50" w:line="440" w:lineRule="exact"/>
        <w:outlineLvl w:val="2"/>
        <w:rPr>
          <w:rFonts w:hint="eastAsia" w:eastAsia="黑体"/>
          <w:b/>
          <w:sz w:val="24"/>
        </w:rPr>
      </w:pPr>
      <w:r>
        <w:rPr>
          <w:rFonts w:hint="eastAsia" w:eastAsia="黑体"/>
          <w:b/>
          <w:sz w:val="24"/>
        </w:rPr>
        <w:t>3.2.2  数据库设计</w:t>
      </w:r>
    </w:p>
    <w:p>
      <w:pPr>
        <w:spacing w:line="440" w:lineRule="exact"/>
        <w:ind w:firstLine="480" w:firstLineChars="200"/>
        <w:rPr>
          <w:rFonts w:hint="eastAsia"/>
          <w:sz w:val="24"/>
        </w:rPr>
      </w:pPr>
      <w:r>
        <w:rPr>
          <w:rFonts w:hint="eastAsia"/>
          <w:sz w:val="24"/>
        </w:rPr>
        <w:t>在设计数据库时，通常用“范式(Normal Forms)”定义消除数据冗余的程度，范式越高，分解的表也增多，访问时性能（速度）将下降。因此在本设计中我主要以第三范式为主，兼顾系统实际运行情况，允许部分冗余的存在。</w:t>
      </w:r>
    </w:p>
    <w:p>
      <w:pPr>
        <w:spacing w:line="440" w:lineRule="exact"/>
        <w:rPr>
          <w:rFonts w:hint="eastAsia"/>
          <w:sz w:val="24"/>
        </w:rPr>
      </w:pPr>
      <w:r>
        <w:rPr>
          <w:rFonts w:hint="eastAsia"/>
          <w:sz w:val="24"/>
        </w:rPr>
        <w:t>下面是E-R图，向关系模型转换后的部分关系模式：</w:t>
      </w:r>
    </w:p>
    <w:p>
      <w:pPr>
        <w:spacing w:line="440" w:lineRule="exact"/>
        <w:ind w:firstLine="480" w:firstLineChars="200"/>
        <w:rPr>
          <w:rFonts w:hint="eastAsia"/>
          <w:sz w:val="24"/>
        </w:rPr>
      </w:pPr>
      <w:r>
        <w:rPr>
          <w:rFonts w:hint="eastAsia"/>
          <w:sz w:val="24"/>
        </w:rPr>
        <w:t>商品（</w:t>
      </w:r>
      <w:r>
        <w:rPr>
          <w:rFonts w:hint="eastAsia"/>
          <w:sz w:val="24"/>
          <w:u w:val="single"/>
        </w:rPr>
        <w:t>商品编号</w:t>
      </w:r>
      <w:r>
        <w:rPr>
          <w:rFonts w:hint="eastAsia"/>
          <w:sz w:val="24"/>
        </w:rPr>
        <w:t>、商品标识、商品名、商品大类、商品小类、</w:t>
      </w:r>
      <w:r>
        <w:rPr>
          <w:rFonts w:hint="eastAsia" w:ascii="宋体" w:hAnsi="宋体"/>
          <w:sz w:val="24"/>
        </w:rPr>
        <w:t>…</w:t>
      </w:r>
      <w:r>
        <w:rPr>
          <w:rFonts w:hint="eastAsia"/>
          <w:sz w:val="24"/>
        </w:rPr>
        <w:t>）</w:t>
      </w:r>
    </w:p>
    <w:p>
      <w:pPr>
        <w:spacing w:line="440" w:lineRule="exact"/>
        <w:ind w:firstLine="480" w:firstLineChars="200"/>
        <w:rPr>
          <w:rFonts w:hint="eastAsia"/>
          <w:bCs/>
          <w:sz w:val="24"/>
        </w:rPr>
      </w:pPr>
      <w:r>
        <w:rPr>
          <w:rFonts w:hint="eastAsia"/>
          <w:bCs/>
          <w:sz w:val="24"/>
        </w:rPr>
        <w:t>订单（</w:t>
      </w:r>
      <w:r>
        <w:rPr>
          <w:rFonts w:hint="eastAsia"/>
          <w:bCs/>
          <w:sz w:val="24"/>
          <w:u w:val="single"/>
        </w:rPr>
        <w:t>订单号</w:t>
      </w:r>
      <w:r>
        <w:rPr>
          <w:rFonts w:hint="eastAsia"/>
          <w:bCs/>
          <w:sz w:val="24"/>
        </w:rPr>
        <w:t>、订单标识、用户编号、支付类型</w:t>
      </w:r>
      <w:r>
        <w:rPr>
          <w:rFonts w:hint="eastAsia" w:ascii="宋体" w:hAnsi="宋体"/>
          <w:sz w:val="24"/>
        </w:rPr>
        <w:t>…</w:t>
      </w:r>
      <w:r>
        <w:rPr>
          <w:rFonts w:hint="eastAsia"/>
          <w:bCs/>
          <w:sz w:val="24"/>
        </w:rPr>
        <w:t>）</w:t>
      </w:r>
    </w:p>
    <w:p>
      <w:pPr>
        <w:spacing w:line="440" w:lineRule="exact"/>
        <w:ind w:firstLine="480" w:firstLineChars="200"/>
        <w:rPr>
          <w:rFonts w:hint="eastAsia"/>
          <w:bCs/>
          <w:sz w:val="24"/>
        </w:rPr>
      </w:pPr>
      <w:r>
        <w:rPr>
          <w:rFonts w:hint="eastAsia"/>
          <w:bCs/>
          <w:sz w:val="24"/>
        </w:rPr>
        <w:t>用户（</w:t>
      </w:r>
      <w:r>
        <w:rPr>
          <w:rFonts w:hint="eastAsia"/>
          <w:bCs/>
          <w:sz w:val="24"/>
          <w:u w:val="single"/>
        </w:rPr>
        <w:t>用户编号</w:t>
      </w:r>
      <w:r>
        <w:rPr>
          <w:rFonts w:hint="eastAsia"/>
          <w:bCs/>
          <w:sz w:val="24"/>
        </w:rPr>
        <w:t>、用户标识、密码、用户名、</w:t>
      </w:r>
      <w:r>
        <w:rPr>
          <w:rFonts w:hint="eastAsia" w:ascii="宋体" w:hAnsi="宋体"/>
          <w:sz w:val="24"/>
        </w:rPr>
        <w:t>…</w:t>
      </w:r>
      <w:r>
        <w:rPr>
          <w:rFonts w:hint="eastAsia"/>
          <w:bCs/>
          <w:sz w:val="24"/>
        </w:rPr>
        <w:t>）</w:t>
      </w:r>
    </w:p>
    <w:p>
      <w:pPr>
        <w:spacing w:line="440" w:lineRule="exact"/>
        <w:ind w:firstLine="480" w:firstLineChars="200"/>
        <w:rPr>
          <w:rFonts w:hint="eastAsia"/>
          <w:bCs/>
          <w:sz w:val="24"/>
        </w:rPr>
      </w:pPr>
      <w:r>
        <w:rPr>
          <w:rFonts w:hint="eastAsia"/>
          <w:bCs/>
          <w:sz w:val="24"/>
        </w:rPr>
        <w:t>评论（</w:t>
      </w:r>
      <w:r>
        <w:rPr>
          <w:rFonts w:hint="eastAsia"/>
          <w:bCs/>
          <w:sz w:val="24"/>
          <w:u w:val="single"/>
        </w:rPr>
        <w:t>评论标识</w:t>
      </w:r>
      <w:r>
        <w:rPr>
          <w:rFonts w:hint="eastAsia"/>
          <w:bCs/>
          <w:sz w:val="24"/>
        </w:rPr>
        <w:t>、用户编号、商品编号、内容、</w:t>
      </w:r>
      <w:r>
        <w:rPr>
          <w:rFonts w:hint="eastAsia" w:ascii="宋体" w:hAnsi="宋体"/>
          <w:sz w:val="24"/>
        </w:rPr>
        <w:t>…</w:t>
      </w:r>
      <w:r>
        <w:rPr>
          <w:rFonts w:hint="eastAsia"/>
          <w:bCs/>
          <w:sz w:val="24"/>
        </w:rPr>
        <w:t>）</w:t>
      </w:r>
    </w:p>
    <w:p>
      <w:pPr>
        <w:spacing w:line="440" w:lineRule="exact"/>
        <w:ind w:firstLine="480" w:firstLineChars="200"/>
        <w:rPr>
          <w:rFonts w:hint="eastAsia"/>
          <w:bCs/>
          <w:sz w:val="24"/>
        </w:rPr>
      </w:pPr>
      <w:r>
        <w:rPr>
          <w:rFonts w:hint="eastAsia"/>
          <w:sz w:val="24"/>
        </w:rPr>
        <w:t>购物车（商品编号、</w:t>
      </w:r>
      <w:r>
        <w:rPr>
          <w:rFonts w:hint="eastAsia"/>
          <w:sz w:val="24"/>
          <w:u w:val="single"/>
        </w:rPr>
        <w:t>购物车标识</w:t>
      </w:r>
      <w:r>
        <w:rPr>
          <w:rFonts w:hint="eastAsia"/>
          <w:sz w:val="24"/>
        </w:rPr>
        <w:t>、用户编号、商品名、订单号、</w:t>
      </w:r>
      <w:r>
        <w:rPr>
          <w:rFonts w:hint="eastAsia" w:ascii="宋体" w:hAnsi="宋体"/>
          <w:sz w:val="24"/>
        </w:rPr>
        <w:t>…</w:t>
      </w:r>
      <w:r>
        <w:rPr>
          <w:rFonts w:hint="eastAsia"/>
          <w:sz w:val="24"/>
        </w:rPr>
        <w:t>）</w:t>
      </w:r>
    </w:p>
    <w:p>
      <w:pPr>
        <w:spacing w:line="440" w:lineRule="exact"/>
        <w:ind w:firstLine="480" w:firstLineChars="200"/>
        <w:rPr>
          <w:rFonts w:hint="eastAsia"/>
          <w:bCs/>
          <w:sz w:val="24"/>
        </w:rPr>
      </w:pPr>
      <w:r>
        <w:rPr>
          <w:rFonts w:hint="eastAsia"/>
          <w:bCs/>
          <w:sz w:val="24"/>
        </w:rPr>
        <w:t>运送方式（</w:t>
      </w:r>
      <w:r>
        <w:rPr>
          <w:rFonts w:hint="eastAsia"/>
          <w:bCs/>
          <w:sz w:val="24"/>
          <w:u w:val="single"/>
        </w:rPr>
        <w:t>标识</w:t>
      </w:r>
      <w:r>
        <w:rPr>
          <w:rFonts w:hint="eastAsia"/>
          <w:bCs/>
          <w:sz w:val="24"/>
        </w:rPr>
        <w:t>、方式、支付金额）</w:t>
      </w:r>
    </w:p>
    <w:p>
      <w:pPr>
        <w:spacing w:line="440" w:lineRule="exact"/>
        <w:ind w:firstLine="480" w:firstLineChars="200"/>
        <w:rPr>
          <w:rFonts w:hint="eastAsia"/>
          <w:bCs/>
          <w:sz w:val="24"/>
        </w:rPr>
      </w:pPr>
      <w:r>
        <w:rPr>
          <w:rFonts w:hint="eastAsia"/>
          <w:bCs/>
          <w:sz w:val="24"/>
        </w:rPr>
        <w:t>公告板（</w:t>
      </w:r>
      <w:r>
        <w:rPr>
          <w:rFonts w:hint="eastAsia"/>
          <w:bCs/>
          <w:sz w:val="24"/>
          <w:u w:val="single"/>
        </w:rPr>
        <w:t>公告标识</w:t>
      </w:r>
      <w:r>
        <w:rPr>
          <w:rFonts w:hint="eastAsia"/>
          <w:bCs/>
          <w:sz w:val="24"/>
        </w:rPr>
        <w:t>、标题、内容、提交时间、提交人、修改时间、修改人）</w:t>
      </w:r>
    </w:p>
    <w:p>
      <w:pPr>
        <w:spacing w:line="440" w:lineRule="exact"/>
        <w:ind w:firstLine="480" w:firstLineChars="200"/>
        <w:rPr>
          <w:rFonts w:hint="eastAsia"/>
          <w:bCs/>
          <w:sz w:val="24"/>
        </w:rPr>
      </w:pPr>
      <w:r>
        <w:rPr>
          <w:rFonts w:hint="eastAsia"/>
          <w:bCs/>
          <w:sz w:val="24"/>
        </w:rPr>
        <w:t>计数器（</w:t>
      </w:r>
      <w:r>
        <w:rPr>
          <w:rFonts w:hint="eastAsia"/>
          <w:bCs/>
          <w:sz w:val="24"/>
          <w:u w:val="single"/>
        </w:rPr>
        <w:t>计数标识</w:t>
      </w:r>
      <w:r>
        <w:rPr>
          <w:rFonts w:hint="eastAsia"/>
          <w:bCs/>
          <w:sz w:val="24"/>
        </w:rPr>
        <w:t>、普通虚拟商场、娱乐购物广场、访问时间、访问IP）</w:t>
      </w:r>
    </w:p>
    <w:p>
      <w:pPr>
        <w:spacing w:line="440" w:lineRule="exact"/>
        <w:ind w:firstLine="480" w:firstLineChars="200"/>
        <w:rPr>
          <w:rFonts w:hint="eastAsia"/>
          <w:bCs/>
          <w:sz w:val="24"/>
        </w:rPr>
      </w:pPr>
      <w:r>
        <w:rPr>
          <w:rFonts w:hint="eastAsia"/>
          <w:bCs/>
          <w:sz w:val="24"/>
        </w:rPr>
        <w:t>消息（</w:t>
      </w:r>
      <w:r>
        <w:rPr>
          <w:rFonts w:hint="eastAsia"/>
          <w:bCs/>
          <w:sz w:val="24"/>
          <w:u w:val="single"/>
        </w:rPr>
        <w:t>消息标识</w:t>
      </w:r>
      <w:r>
        <w:rPr>
          <w:rFonts w:hint="eastAsia"/>
          <w:bCs/>
          <w:sz w:val="24"/>
        </w:rPr>
        <w:t>、消息内容、发送者、接收者、发送时间、查看、回复）</w:t>
      </w:r>
    </w:p>
    <w:p>
      <w:pPr>
        <w:spacing w:line="440" w:lineRule="exact"/>
        <w:ind w:firstLine="480" w:firstLineChars="200"/>
        <w:rPr>
          <w:rFonts w:hint="eastAsia"/>
          <w:bCs/>
          <w:sz w:val="24"/>
        </w:rPr>
      </w:pPr>
      <w:r>
        <w:rPr>
          <w:rFonts w:hint="eastAsia"/>
          <w:bCs/>
          <w:sz w:val="24"/>
        </w:rPr>
        <w:t>系统信息（网站名、标题、网址、标志、所有者、QQ、Email、建站时间、…）</w:t>
      </w:r>
    </w:p>
    <w:p>
      <w:pPr>
        <w:spacing w:line="440" w:lineRule="exact"/>
        <w:ind w:firstLine="480" w:firstLineChars="200"/>
        <w:rPr>
          <w:rFonts w:hint="eastAsia"/>
          <w:bCs/>
          <w:sz w:val="24"/>
        </w:rPr>
      </w:pPr>
      <w:r>
        <w:rPr>
          <w:rFonts w:hint="eastAsia"/>
          <w:bCs/>
          <w:sz w:val="24"/>
        </w:rPr>
        <w:t>管理员（</w:t>
      </w:r>
      <w:r>
        <w:rPr>
          <w:rFonts w:hint="eastAsia"/>
          <w:bCs/>
          <w:sz w:val="24"/>
          <w:u w:val="single"/>
        </w:rPr>
        <w:t>管理员账户</w:t>
      </w:r>
      <w:r>
        <w:rPr>
          <w:rFonts w:hint="eastAsia"/>
          <w:bCs/>
          <w:sz w:val="24"/>
        </w:rPr>
        <w:t>、密码、姓名、等级）</w:t>
      </w:r>
    </w:p>
    <w:p>
      <w:pPr>
        <w:spacing w:line="440" w:lineRule="exact"/>
        <w:ind w:firstLine="480" w:firstLineChars="200"/>
        <w:rPr>
          <w:rFonts w:hint="eastAsia"/>
          <w:bCs/>
          <w:sz w:val="24"/>
        </w:rPr>
      </w:pPr>
      <w:r>
        <w:rPr>
          <w:rFonts w:hint="eastAsia"/>
          <w:bCs/>
          <w:sz w:val="24"/>
        </w:rPr>
        <w:t>菜单（</w:t>
      </w:r>
      <w:r>
        <w:rPr>
          <w:rFonts w:hint="eastAsia"/>
          <w:bCs/>
          <w:sz w:val="24"/>
          <w:u w:val="single"/>
        </w:rPr>
        <w:t>菜单标识</w:t>
      </w:r>
      <w:r>
        <w:rPr>
          <w:rFonts w:hint="eastAsia"/>
          <w:bCs/>
          <w:sz w:val="24"/>
        </w:rPr>
        <w:t>、菜单名、网址、页面序号）</w:t>
      </w:r>
    </w:p>
    <w:p>
      <w:pPr>
        <w:spacing w:line="440" w:lineRule="exact"/>
        <w:ind w:firstLine="480" w:firstLineChars="200"/>
        <w:rPr>
          <w:rFonts w:hint="eastAsia"/>
          <w:bCs/>
          <w:sz w:val="24"/>
        </w:rPr>
      </w:pPr>
      <w:r>
        <w:rPr>
          <w:rFonts w:hint="eastAsia"/>
          <w:bCs/>
          <w:sz w:val="24"/>
        </w:rPr>
        <w:t>商品大类（</w:t>
      </w:r>
      <w:r>
        <w:rPr>
          <w:rFonts w:hint="eastAsia"/>
          <w:bCs/>
          <w:sz w:val="24"/>
          <w:u w:val="single"/>
        </w:rPr>
        <w:t>大类标识</w:t>
      </w:r>
      <w:r>
        <w:rPr>
          <w:rFonts w:hint="eastAsia"/>
          <w:bCs/>
          <w:sz w:val="24"/>
        </w:rPr>
        <w:t>、类名、类编号、可视）</w:t>
      </w:r>
    </w:p>
    <w:p>
      <w:pPr>
        <w:spacing w:line="440" w:lineRule="exact"/>
        <w:ind w:firstLine="480" w:firstLineChars="200"/>
        <w:rPr>
          <w:rFonts w:hint="eastAsia"/>
          <w:bCs/>
          <w:sz w:val="24"/>
        </w:rPr>
      </w:pPr>
      <w:r>
        <w:rPr>
          <w:rFonts w:hint="eastAsia"/>
          <w:bCs/>
          <w:sz w:val="24"/>
        </w:rPr>
        <w:t>商品小类（</w:t>
      </w:r>
      <w:r>
        <w:rPr>
          <w:rFonts w:hint="eastAsia"/>
          <w:bCs/>
          <w:sz w:val="24"/>
          <w:u w:val="single"/>
        </w:rPr>
        <w:t>小类标识</w:t>
      </w:r>
      <w:r>
        <w:rPr>
          <w:rFonts w:hint="eastAsia"/>
          <w:bCs/>
          <w:sz w:val="24"/>
        </w:rPr>
        <w:t>、小类名、大类名、小类编号）</w:t>
      </w:r>
    </w:p>
    <w:p>
      <w:pPr>
        <w:spacing w:line="440" w:lineRule="exact"/>
        <w:ind w:firstLine="480" w:firstLineChars="200"/>
        <w:rPr>
          <w:rFonts w:hint="eastAsia"/>
          <w:bCs/>
          <w:sz w:val="24"/>
        </w:rPr>
      </w:pPr>
      <w:r>
        <w:rPr>
          <w:rFonts w:hint="eastAsia"/>
          <w:bCs/>
          <w:sz w:val="24"/>
        </w:rPr>
        <w:t>用户日志（</w:t>
      </w:r>
      <w:r>
        <w:rPr>
          <w:rFonts w:hint="eastAsia"/>
          <w:bCs/>
          <w:sz w:val="24"/>
          <w:u w:val="single"/>
        </w:rPr>
        <w:t>日志标识</w:t>
      </w:r>
      <w:r>
        <w:rPr>
          <w:rFonts w:hint="eastAsia"/>
          <w:bCs/>
          <w:sz w:val="24"/>
        </w:rPr>
        <w:t>、用户名、事件、结果、登录日期、登录IP）</w:t>
      </w:r>
    </w:p>
    <w:p>
      <w:pPr>
        <w:spacing w:line="440" w:lineRule="exact"/>
        <w:ind w:firstLine="480" w:firstLineChars="200"/>
        <w:rPr>
          <w:rFonts w:hint="eastAsia"/>
          <w:bCs/>
          <w:sz w:val="24"/>
        </w:rPr>
      </w:pPr>
      <w:r>
        <w:rPr>
          <w:rFonts w:hint="eastAsia"/>
          <w:bCs/>
          <w:sz w:val="24"/>
        </w:rPr>
        <w:t>管理日志（</w:t>
      </w:r>
      <w:r>
        <w:rPr>
          <w:rFonts w:hint="eastAsia"/>
          <w:bCs/>
          <w:sz w:val="24"/>
          <w:u w:val="single"/>
        </w:rPr>
        <w:t>日志标识</w:t>
      </w:r>
      <w:r>
        <w:rPr>
          <w:rFonts w:hint="eastAsia"/>
          <w:bCs/>
          <w:sz w:val="24"/>
        </w:rPr>
        <w:t>、管理员名、事件、结果、登录日期、登录IP）</w:t>
      </w:r>
    </w:p>
    <w:p>
      <w:pPr>
        <w:spacing w:line="440" w:lineRule="exact"/>
        <w:ind w:firstLine="480" w:firstLineChars="200"/>
        <w:rPr>
          <w:rFonts w:hint="eastAsia"/>
          <w:bCs/>
          <w:sz w:val="24"/>
        </w:rPr>
      </w:pPr>
      <w:r>
        <w:rPr>
          <w:rFonts w:hint="eastAsia"/>
          <w:bCs/>
          <w:sz w:val="24"/>
        </w:rPr>
        <w:t>文件用户（</w:t>
      </w:r>
      <w:r>
        <w:rPr>
          <w:rFonts w:hint="eastAsia"/>
          <w:bCs/>
          <w:sz w:val="24"/>
          <w:u w:val="single"/>
        </w:rPr>
        <w:t>用户名</w:t>
      </w:r>
      <w:r>
        <w:rPr>
          <w:rFonts w:hint="eastAsia"/>
          <w:bCs/>
          <w:sz w:val="24"/>
        </w:rPr>
        <w:t>、密码、路径、权限）</w:t>
      </w:r>
    </w:p>
    <w:p>
      <w:pPr>
        <w:spacing w:line="440" w:lineRule="exact"/>
        <w:rPr>
          <w:rFonts w:hint="eastAsia"/>
          <w:bCs/>
          <w:sz w:val="24"/>
        </w:rPr>
      </w:pPr>
      <w:r>
        <w:rPr>
          <w:rFonts w:hint="eastAsia"/>
          <w:bCs/>
          <w:sz w:val="24"/>
        </w:rPr>
        <w:t>用户购买物品关系模式的关联如图9：</w:t>
      </w:r>
    </w:p>
    <w:p>
      <w:pPr>
        <w:spacing w:line="440" w:lineRule="exact"/>
        <w:rPr>
          <w:rFonts w:hint="eastAsia"/>
          <w:bCs/>
          <w:sz w:val="24"/>
        </w:rPr>
      </w:pPr>
      <w:r>
        <w:rPr>
          <w:sz w:val="20"/>
        </w:rPr>
        <w:pict>
          <v:group id="_x0000_s2163" o:spid="_x0000_s2163" o:spt="203" style="position:absolute;left:0pt;margin-left:68.9pt;margin-top:4pt;height:335.4pt;width:300.1pt;z-index:251668480;mso-width-relative:page;mso-height-relative:page;" coordorigin="2421,8225" coordsize="6002,6708">
            <o:lock v:ext="edit"/>
            <v:shape id="Object 167" o:spid="_x0000_s2164" o:spt="75" type="#_x0000_t75" style="position:absolute;left:2421;top:8225;height:5985;width:6002;" o:ole="t" filled="f" stroked="f" coordsize="21600,21600">
              <v:path/>
              <v:fill on="f" alignshape="1" focussize="0,0"/>
              <v:stroke on="f"/>
              <v:imagedata r:id="rId62" o:title=""/>
              <o:lock v:ext="edit" aspectratio="t"/>
            </v:shape>
            <v:shape id="_x0000_s2165" o:spid="_x0000_s2165" o:spt="202" type="#_x0000_t202" style="position:absolute;left:4283;top:14465;height:468;width:234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图9  关系模式关联图</w:t>
                    </w:r>
                  </w:p>
                </w:txbxContent>
              </v:textbox>
            </v:shape>
          </v:group>
          <o:OLEObject Type="Embed" ProgID="Word.Picture.8" ShapeID="Object 167" DrawAspect="Content" ObjectID="_1468075733" r:id="rId61">
            <o:LockedField>false</o:LockedField>
          </o:OLEObject>
        </w:pic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r>
        <w:rPr>
          <w:rFonts w:hint="eastAsia"/>
          <w:bCs/>
          <w:sz w:val="24"/>
        </w:rPr>
        <w:t>在用户日志和管理员日志关系模式表中它们的属性都是相同的，本应该合并到一起进行，但在实际应用的过程中，为了防止用户名和管理员名重名引起的冲突与提高查询效率，顾增加了冗余的存在。</w:t>
      </w:r>
    </w:p>
    <w:tbl>
      <w:tblPr>
        <w:tblStyle w:val="12"/>
        <w:tblpPr w:leftFromText="180" w:rightFromText="180" w:vertAnchor="page" w:horzAnchor="margin" w:tblpY="463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1866"/>
        <w:gridCol w:w="4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jc w:val="center"/>
              <w:rPr>
                <w:rFonts w:hint="eastAsia"/>
              </w:rPr>
            </w:pPr>
            <w:r>
              <w:rPr>
                <w:rFonts w:hint="eastAsia"/>
              </w:rPr>
              <w:t>数据库表</w:t>
            </w:r>
          </w:p>
        </w:tc>
        <w:tc>
          <w:tcPr>
            <w:tcW w:w="1866" w:type="dxa"/>
            <w:noWrap w:val="0"/>
            <w:vAlign w:val="top"/>
          </w:tcPr>
          <w:p>
            <w:pPr>
              <w:spacing w:line="440" w:lineRule="exact"/>
              <w:ind w:left="227" w:firstLine="227"/>
              <w:jc w:val="center"/>
              <w:rPr>
                <w:rFonts w:hint="eastAsia"/>
              </w:rPr>
            </w:pPr>
            <w:r>
              <w:rPr>
                <w:rFonts w:hint="eastAsia"/>
              </w:rPr>
              <w:t>名称</w:t>
            </w:r>
          </w:p>
        </w:tc>
        <w:tc>
          <w:tcPr>
            <w:tcW w:w="4614" w:type="dxa"/>
            <w:noWrap w:val="0"/>
            <w:vAlign w:val="top"/>
          </w:tcPr>
          <w:p>
            <w:pPr>
              <w:spacing w:line="440" w:lineRule="exact"/>
              <w:jc w:val="center"/>
              <w:rPr>
                <w:rFonts w:hint="eastAsia"/>
              </w:rPr>
            </w:pPr>
            <w:r>
              <w:rPr>
                <w:rFonts w:hint="eastAsia"/>
              </w:rPr>
              <w:t>作用描述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Goods</w:t>
            </w:r>
          </w:p>
        </w:tc>
        <w:tc>
          <w:tcPr>
            <w:tcW w:w="1866" w:type="dxa"/>
            <w:noWrap w:val="0"/>
            <w:vAlign w:val="top"/>
          </w:tcPr>
          <w:p>
            <w:pPr>
              <w:spacing w:line="440" w:lineRule="exact"/>
              <w:rPr>
                <w:rFonts w:hint="eastAsia"/>
              </w:rPr>
            </w:pPr>
            <w:r>
              <w:rPr>
                <w:rFonts w:hint="eastAsia"/>
              </w:rPr>
              <w:t>商品</w:t>
            </w:r>
          </w:p>
        </w:tc>
        <w:tc>
          <w:tcPr>
            <w:tcW w:w="4614" w:type="dxa"/>
            <w:noWrap w:val="0"/>
            <w:vAlign w:val="top"/>
          </w:tcPr>
          <w:p>
            <w:pPr>
              <w:spacing w:line="440" w:lineRule="exact"/>
              <w:rPr>
                <w:rFonts w:hint="eastAsia"/>
              </w:rPr>
            </w:pPr>
            <w:r>
              <w:rPr>
                <w:rFonts w:hint="eastAsia"/>
              </w:rPr>
              <w:t>存储商品信息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GoodsBigType</w:t>
            </w:r>
          </w:p>
        </w:tc>
        <w:tc>
          <w:tcPr>
            <w:tcW w:w="1866" w:type="dxa"/>
            <w:noWrap w:val="0"/>
            <w:vAlign w:val="top"/>
          </w:tcPr>
          <w:p>
            <w:pPr>
              <w:spacing w:line="440" w:lineRule="exact"/>
              <w:rPr>
                <w:rFonts w:hint="eastAsia"/>
              </w:rPr>
            </w:pPr>
            <w:r>
              <w:rPr>
                <w:rFonts w:hint="eastAsia"/>
              </w:rPr>
              <w:t>商品大类</w:t>
            </w:r>
          </w:p>
        </w:tc>
        <w:tc>
          <w:tcPr>
            <w:tcW w:w="4614" w:type="dxa"/>
            <w:noWrap w:val="0"/>
            <w:vAlign w:val="top"/>
          </w:tcPr>
          <w:p>
            <w:pPr>
              <w:spacing w:line="440" w:lineRule="exact"/>
              <w:rPr>
                <w:rFonts w:hint="eastAsia"/>
              </w:rPr>
            </w:pPr>
            <w:r>
              <w:rPr>
                <w:rFonts w:hint="eastAsia"/>
              </w:rPr>
              <w:t>商品大类信息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GoodsSmallType</w:t>
            </w:r>
          </w:p>
        </w:tc>
        <w:tc>
          <w:tcPr>
            <w:tcW w:w="1866" w:type="dxa"/>
            <w:noWrap w:val="0"/>
            <w:vAlign w:val="top"/>
          </w:tcPr>
          <w:p>
            <w:pPr>
              <w:spacing w:line="440" w:lineRule="exact"/>
              <w:rPr>
                <w:rFonts w:hint="eastAsia"/>
              </w:rPr>
            </w:pPr>
            <w:r>
              <w:rPr>
                <w:rFonts w:hint="eastAsia"/>
              </w:rPr>
              <w:t>商品小类</w:t>
            </w:r>
          </w:p>
        </w:tc>
        <w:tc>
          <w:tcPr>
            <w:tcW w:w="4614" w:type="dxa"/>
            <w:noWrap w:val="0"/>
            <w:vAlign w:val="top"/>
          </w:tcPr>
          <w:p>
            <w:pPr>
              <w:spacing w:line="440" w:lineRule="exact"/>
              <w:rPr>
                <w:rFonts w:hint="eastAsia"/>
              </w:rPr>
            </w:pPr>
            <w:r>
              <w:rPr>
                <w:rFonts w:hint="eastAsia"/>
              </w:rPr>
              <w:t>商品小类信息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Basket</w:t>
            </w:r>
          </w:p>
        </w:tc>
        <w:tc>
          <w:tcPr>
            <w:tcW w:w="1866" w:type="dxa"/>
            <w:noWrap w:val="0"/>
            <w:vAlign w:val="top"/>
          </w:tcPr>
          <w:p>
            <w:pPr>
              <w:spacing w:line="440" w:lineRule="exact"/>
              <w:rPr>
                <w:rFonts w:hint="eastAsia"/>
              </w:rPr>
            </w:pPr>
            <w:r>
              <w:rPr>
                <w:rFonts w:hint="eastAsia"/>
              </w:rPr>
              <w:t>购物车</w:t>
            </w:r>
          </w:p>
        </w:tc>
        <w:tc>
          <w:tcPr>
            <w:tcW w:w="4614" w:type="dxa"/>
            <w:noWrap w:val="0"/>
            <w:vAlign w:val="top"/>
          </w:tcPr>
          <w:p>
            <w:pPr>
              <w:spacing w:line="440" w:lineRule="exact"/>
              <w:rPr>
                <w:rFonts w:hint="eastAsia"/>
              </w:rPr>
            </w:pPr>
            <w:r>
              <w:rPr>
                <w:rFonts w:hint="eastAsia"/>
              </w:rPr>
              <w:t>顾客已选购的物品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Order</w:t>
            </w:r>
          </w:p>
        </w:tc>
        <w:tc>
          <w:tcPr>
            <w:tcW w:w="1866" w:type="dxa"/>
            <w:noWrap w:val="0"/>
            <w:vAlign w:val="top"/>
          </w:tcPr>
          <w:p>
            <w:pPr>
              <w:spacing w:line="440" w:lineRule="exact"/>
              <w:rPr>
                <w:rFonts w:hint="eastAsia"/>
              </w:rPr>
            </w:pPr>
            <w:r>
              <w:rPr>
                <w:rFonts w:hint="eastAsia"/>
              </w:rPr>
              <w:t>订单</w:t>
            </w:r>
          </w:p>
        </w:tc>
        <w:tc>
          <w:tcPr>
            <w:tcW w:w="4614" w:type="dxa"/>
            <w:noWrap w:val="0"/>
            <w:vAlign w:val="top"/>
          </w:tcPr>
          <w:p>
            <w:pPr>
              <w:spacing w:line="440" w:lineRule="exact"/>
              <w:rPr>
                <w:rFonts w:hint="eastAsia"/>
              </w:rPr>
            </w:pPr>
            <w:r>
              <w:rPr>
                <w:rFonts w:hint="eastAsia"/>
              </w:rPr>
              <w:t>顾客购买物品后的订单信息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TransPay</w:t>
            </w:r>
          </w:p>
        </w:tc>
        <w:tc>
          <w:tcPr>
            <w:tcW w:w="1866" w:type="dxa"/>
            <w:noWrap w:val="0"/>
            <w:vAlign w:val="top"/>
          </w:tcPr>
          <w:p>
            <w:pPr>
              <w:spacing w:line="440" w:lineRule="exact"/>
              <w:rPr>
                <w:rFonts w:hint="eastAsia"/>
              </w:rPr>
            </w:pPr>
            <w:r>
              <w:rPr>
                <w:rFonts w:hint="eastAsia"/>
              </w:rPr>
              <w:t>运送方式</w:t>
            </w:r>
          </w:p>
        </w:tc>
        <w:tc>
          <w:tcPr>
            <w:tcW w:w="4614" w:type="dxa"/>
            <w:noWrap w:val="0"/>
            <w:vAlign w:val="top"/>
          </w:tcPr>
          <w:p>
            <w:pPr>
              <w:spacing w:line="440" w:lineRule="exact"/>
              <w:rPr>
                <w:rFonts w:hint="eastAsia"/>
              </w:rPr>
            </w:pPr>
            <w:r>
              <w:rPr>
                <w:rFonts w:hint="eastAsia"/>
              </w:rPr>
              <w:t>用户支付类型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Board</w:t>
            </w:r>
          </w:p>
        </w:tc>
        <w:tc>
          <w:tcPr>
            <w:tcW w:w="1866" w:type="dxa"/>
            <w:noWrap w:val="0"/>
            <w:vAlign w:val="top"/>
          </w:tcPr>
          <w:p>
            <w:pPr>
              <w:spacing w:line="440" w:lineRule="exact"/>
              <w:rPr>
                <w:rFonts w:hint="eastAsia"/>
              </w:rPr>
            </w:pPr>
            <w:r>
              <w:rPr>
                <w:rFonts w:hint="eastAsia"/>
              </w:rPr>
              <w:t>公告板</w:t>
            </w:r>
          </w:p>
        </w:tc>
        <w:tc>
          <w:tcPr>
            <w:tcW w:w="4614" w:type="dxa"/>
            <w:noWrap w:val="0"/>
            <w:vAlign w:val="top"/>
          </w:tcPr>
          <w:p>
            <w:pPr>
              <w:spacing w:line="440" w:lineRule="exact"/>
              <w:rPr>
                <w:rFonts w:hint="eastAsia"/>
              </w:rPr>
            </w:pPr>
            <w:r>
              <w:rPr>
                <w:rFonts w:hint="eastAsia"/>
              </w:rPr>
              <w:t>商场发布的消息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Comment</w:t>
            </w:r>
          </w:p>
        </w:tc>
        <w:tc>
          <w:tcPr>
            <w:tcW w:w="1866" w:type="dxa"/>
            <w:noWrap w:val="0"/>
            <w:vAlign w:val="top"/>
          </w:tcPr>
          <w:p>
            <w:pPr>
              <w:spacing w:line="440" w:lineRule="exact"/>
              <w:rPr>
                <w:rFonts w:hint="eastAsia"/>
              </w:rPr>
            </w:pPr>
            <w:r>
              <w:rPr>
                <w:rFonts w:hint="eastAsia"/>
              </w:rPr>
              <w:t>评论</w:t>
            </w:r>
          </w:p>
        </w:tc>
        <w:tc>
          <w:tcPr>
            <w:tcW w:w="4614" w:type="dxa"/>
            <w:noWrap w:val="0"/>
            <w:vAlign w:val="top"/>
          </w:tcPr>
          <w:p>
            <w:pPr>
              <w:spacing w:line="440" w:lineRule="exact"/>
              <w:rPr>
                <w:rFonts w:hint="eastAsia"/>
              </w:rPr>
            </w:pPr>
            <w:r>
              <w:rPr>
                <w:rFonts w:hint="eastAsia"/>
              </w:rPr>
              <w:t>顾客对物品的评论和回复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Message</w:t>
            </w:r>
          </w:p>
        </w:tc>
        <w:tc>
          <w:tcPr>
            <w:tcW w:w="1866" w:type="dxa"/>
            <w:noWrap w:val="0"/>
            <w:vAlign w:val="top"/>
          </w:tcPr>
          <w:p>
            <w:pPr>
              <w:spacing w:line="440" w:lineRule="exact"/>
              <w:rPr>
                <w:rFonts w:hint="eastAsia"/>
              </w:rPr>
            </w:pPr>
            <w:r>
              <w:rPr>
                <w:rFonts w:hint="eastAsia"/>
              </w:rPr>
              <w:t>消息</w:t>
            </w:r>
          </w:p>
        </w:tc>
        <w:tc>
          <w:tcPr>
            <w:tcW w:w="4614" w:type="dxa"/>
            <w:noWrap w:val="0"/>
            <w:vAlign w:val="top"/>
          </w:tcPr>
          <w:p>
            <w:pPr>
              <w:spacing w:line="440" w:lineRule="exact"/>
              <w:rPr>
                <w:rFonts w:hint="eastAsia"/>
              </w:rPr>
            </w:pPr>
            <w:r>
              <w:rPr>
                <w:rFonts w:hint="eastAsia"/>
              </w:rPr>
              <w:t>站内顾客与顾客和管理员联系的工具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Users</w:t>
            </w:r>
          </w:p>
        </w:tc>
        <w:tc>
          <w:tcPr>
            <w:tcW w:w="1866" w:type="dxa"/>
            <w:noWrap w:val="0"/>
            <w:vAlign w:val="top"/>
          </w:tcPr>
          <w:p>
            <w:pPr>
              <w:spacing w:line="440" w:lineRule="exact"/>
              <w:rPr>
                <w:rFonts w:hint="eastAsia"/>
              </w:rPr>
            </w:pPr>
            <w:r>
              <w:rPr>
                <w:rFonts w:hint="eastAsia"/>
              </w:rPr>
              <w:t>用户</w:t>
            </w:r>
          </w:p>
        </w:tc>
        <w:tc>
          <w:tcPr>
            <w:tcW w:w="4614" w:type="dxa"/>
            <w:noWrap w:val="0"/>
            <w:vAlign w:val="top"/>
          </w:tcPr>
          <w:p>
            <w:pPr>
              <w:spacing w:line="440" w:lineRule="exact"/>
              <w:rPr>
                <w:rFonts w:hint="eastAsia"/>
              </w:rPr>
            </w:pPr>
            <w:r>
              <w:rPr>
                <w:rFonts w:hint="eastAsia"/>
              </w:rPr>
              <w:t>用于存储商场已注册的顾客信息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SysAdmin</w:t>
            </w:r>
          </w:p>
        </w:tc>
        <w:tc>
          <w:tcPr>
            <w:tcW w:w="1866" w:type="dxa"/>
            <w:noWrap w:val="0"/>
            <w:vAlign w:val="top"/>
          </w:tcPr>
          <w:p>
            <w:pPr>
              <w:spacing w:line="440" w:lineRule="exact"/>
              <w:rPr>
                <w:rFonts w:hint="eastAsia"/>
              </w:rPr>
            </w:pPr>
            <w:r>
              <w:rPr>
                <w:rFonts w:hint="eastAsia"/>
              </w:rPr>
              <w:t>系统管理</w:t>
            </w:r>
          </w:p>
        </w:tc>
        <w:tc>
          <w:tcPr>
            <w:tcW w:w="4614" w:type="dxa"/>
            <w:noWrap w:val="0"/>
            <w:vAlign w:val="top"/>
          </w:tcPr>
          <w:p>
            <w:pPr>
              <w:spacing w:line="440" w:lineRule="exact"/>
              <w:rPr>
                <w:rFonts w:hint="eastAsia"/>
              </w:rPr>
            </w:pPr>
            <w:r>
              <w:rPr>
                <w:rFonts w:hint="eastAsia"/>
              </w:rPr>
              <w:t>用于储存操作系统后台管理员信息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FileUsers</w:t>
            </w:r>
          </w:p>
        </w:tc>
        <w:tc>
          <w:tcPr>
            <w:tcW w:w="1866" w:type="dxa"/>
            <w:noWrap w:val="0"/>
            <w:vAlign w:val="top"/>
          </w:tcPr>
          <w:p>
            <w:pPr>
              <w:spacing w:line="440" w:lineRule="exact"/>
              <w:rPr>
                <w:rFonts w:hint="eastAsia"/>
              </w:rPr>
            </w:pPr>
            <w:r>
              <w:rPr>
                <w:rFonts w:hint="eastAsia"/>
              </w:rPr>
              <w:t>文件用户</w:t>
            </w:r>
          </w:p>
        </w:tc>
        <w:tc>
          <w:tcPr>
            <w:tcW w:w="4614" w:type="dxa"/>
            <w:noWrap w:val="0"/>
            <w:vAlign w:val="top"/>
          </w:tcPr>
          <w:p>
            <w:pPr>
              <w:spacing w:line="440" w:lineRule="exact"/>
              <w:rPr>
                <w:rFonts w:hint="eastAsia"/>
              </w:rPr>
            </w:pPr>
            <w:r>
              <w:rPr>
                <w:rFonts w:hint="eastAsia"/>
              </w:rPr>
              <w:t>用于WEB文件管理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Counter</w:t>
            </w:r>
          </w:p>
        </w:tc>
        <w:tc>
          <w:tcPr>
            <w:tcW w:w="1866" w:type="dxa"/>
            <w:noWrap w:val="0"/>
            <w:vAlign w:val="top"/>
          </w:tcPr>
          <w:p>
            <w:pPr>
              <w:spacing w:line="440" w:lineRule="exact"/>
              <w:rPr>
                <w:rFonts w:hint="eastAsia"/>
              </w:rPr>
            </w:pPr>
            <w:r>
              <w:rPr>
                <w:rFonts w:hint="eastAsia"/>
              </w:rPr>
              <w:t>计数器</w:t>
            </w:r>
          </w:p>
        </w:tc>
        <w:tc>
          <w:tcPr>
            <w:tcW w:w="4614" w:type="dxa"/>
            <w:noWrap w:val="0"/>
            <w:vAlign w:val="top"/>
          </w:tcPr>
          <w:p>
            <w:pPr>
              <w:spacing w:line="440" w:lineRule="exact"/>
              <w:rPr>
                <w:rFonts w:hint="eastAsia"/>
              </w:rPr>
            </w:pPr>
            <w:r>
              <w:rPr>
                <w:rFonts w:hint="eastAsia"/>
              </w:rPr>
              <w:t>用于统计虚拟商场和娱乐广场的访问人数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WebInfo</w:t>
            </w:r>
          </w:p>
        </w:tc>
        <w:tc>
          <w:tcPr>
            <w:tcW w:w="1866" w:type="dxa"/>
            <w:noWrap w:val="0"/>
            <w:vAlign w:val="top"/>
          </w:tcPr>
          <w:p>
            <w:pPr>
              <w:spacing w:line="440" w:lineRule="exact"/>
              <w:rPr>
                <w:rFonts w:hint="eastAsia"/>
              </w:rPr>
            </w:pPr>
            <w:r>
              <w:rPr>
                <w:rFonts w:hint="eastAsia"/>
              </w:rPr>
              <w:t>页面信息</w:t>
            </w:r>
          </w:p>
        </w:tc>
        <w:tc>
          <w:tcPr>
            <w:tcW w:w="4614" w:type="dxa"/>
            <w:noWrap w:val="0"/>
            <w:vAlign w:val="top"/>
          </w:tcPr>
          <w:p>
            <w:pPr>
              <w:spacing w:line="440" w:lineRule="exact"/>
              <w:rPr>
                <w:rFonts w:hint="eastAsia"/>
              </w:rPr>
            </w:pPr>
            <w:r>
              <w:rPr>
                <w:rFonts w:hint="eastAsia"/>
              </w:rPr>
              <w:t>商场信息和系统标志说明等相关信息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Menu</w:t>
            </w:r>
          </w:p>
        </w:tc>
        <w:tc>
          <w:tcPr>
            <w:tcW w:w="1866" w:type="dxa"/>
            <w:noWrap w:val="0"/>
            <w:vAlign w:val="top"/>
          </w:tcPr>
          <w:p>
            <w:pPr>
              <w:spacing w:line="440" w:lineRule="exact"/>
              <w:rPr>
                <w:rFonts w:hint="eastAsia"/>
              </w:rPr>
            </w:pPr>
            <w:r>
              <w:rPr>
                <w:rFonts w:hint="eastAsia"/>
              </w:rPr>
              <w:t>菜单</w:t>
            </w:r>
          </w:p>
        </w:tc>
        <w:tc>
          <w:tcPr>
            <w:tcW w:w="4614" w:type="dxa"/>
            <w:noWrap w:val="0"/>
            <w:vAlign w:val="top"/>
          </w:tcPr>
          <w:p>
            <w:pPr>
              <w:spacing w:line="440" w:lineRule="exact"/>
              <w:rPr>
                <w:rFonts w:hint="eastAsia"/>
              </w:rPr>
            </w:pPr>
            <w:r>
              <w:rPr>
                <w:rFonts w:hint="eastAsia"/>
              </w:rPr>
              <w:t>页面菜单栏设置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UserLog</w:t>
            </w:r>
          </w:p>
        </w:tc>
        <w:tc>
          <w:tcPr>
            <w:tcW w:w="1866" w:type="dxa"/>
            <w:noWrap w:val="0"/>
            <w:vAlign w:val="top"/>
          </w:tcPr>
          <w:p>
            <w:pPr>
              <w:spacing w:line="440" w:lineRule="exact"/>
              <w:rPr>
                <w:rFonts w:hint="eastAsia"/>
              </w:rPr>
            </w:pPr>
            <w:r>
              <w:rPr>
                <w:rFonts w:hint="eastAsia"/>
              </w:rPr>
              <w:t>用户日志</w:t>
            </w:r>
          </w:p>
        </w:tc>
        <w:tc>
          <w:tcPr>
            <w:tcW w:w="4614" w:type="dxa"/>
            <w:noWrap w:val="0"/>
            <w:vAlign w:val="top"/>
          </w:tcPr>
          <w:p>
            <w:pPr>
              <w:spacing w:line="440" w:lineRule="exact"/>
              <w:rPr>
                <w:rFonts w:hint="eastAsia"/>
              </w:rPr>
            </w:pPr>
            <w:r>
              <w:rPr>
                <w:rFonts w:hint="eastAsia"/>
              </w:rPr>
              <w:t>记录以用户身份登录的信息，用于安全分析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eastAsia"/>
              </w:rPr>
            </w:pPr>
            <w:r>
              <w:rPr>
                <w:rFonts w:hint="eastAsia"/>
              </w:rPr>
              <w:t>AdminLog</w:t>
            </w:r>
          </w:p>
        </w:tc>
        <w:tc>
          <w:tcPr>
            <w:tcW w:w="1866" w:type="dxa"/>
            <w:noWrap w:val="0"/>
            <w:vAlign w:val="top"/>
          </w:tcPr>
          <w:p>
            <w:pPr>
              <w:spacing w:line="440" w:lineRule="exact"/>
              <w:rPr>
                <w:rFonts w:hint="eastAsia"/>
              </w:rPr>
            </w:pPr>
            <w:r>
              <w:rPr>
                <w:rFonts w:hint="eastAsia"/>
              </w:rPr>
              <w:t>管理员日志</w:t>
            </w:r>
          </w:p>
        </w:tc>
        <w:tc>
          <w:tcPr>
            <w:tcW w:w="4614" w:type="dxa"/>
            <w:noWrap w:val="0"/>
            <w:vAlign w:val="top"/>
          </w:tcPr>
          <w:p>
            <w:pPr>
              <w:spacing w:line="440" w:lineRule="exact"/>
              <w:rPr>
                <w:rFonts w:hint="eastAsia"/>
              </w:rPr>
            </w:pPr>
            <w:r>
              <w:rPr>
                <w:rFonts w:hint="eastAsia"/>
              </w:rPr>
              <w:t>记录以管理员身份登录的信息，用于安全分析</w:t>
            </w:r>
          </w:p>
        </w:tc>
      </w:tr>
    </w:tbl>
    <w:p>
      <w:pPr>
        <w:spacing w:line="440" w:lineRule="exact"/>
        <w:rPr>
          <w:rFonts w:hint="eastAsia"/>
          <w:bCs/>
          <w:sz w:val="24"/>
        </w:rPr>
      </w:pPr>
      <w:r>
        <w:rPr>
          <w:rFonts w:hint="eastAsia"/>
          <w:bCs/>
          <w:sz w:val="24"/>
        </w:rPr>
        <w:t>表1是设计中所用到的17个表的名称及相关作用描述：</w:t>
      </w:r>
    </w:p>
    <w:p>
      <w:pPr>
        <w:spacing w:line="440" w:lineRule="exact"/>
        <w:ind w:firstLine="211" w:firstLineChars="100"/>
        <w:rPr>
          <w:rFonts w:hint="eastAsia" w:ascii="黑体" w:eastAsia="黑体"/>
          <w:b/>
          <w:bCs/>
          <w:szCs w:val="21"/>
        </w:rPr>
      </w:pPr>
    </w:p>
    <w:p>
      <w:pPr>
        <w:spacing w:line="440" w:lineRule="exact"/>
        <w:ind w:firstLine="211" w:firstLineChars="100"/>
        <w:rPr>
          <w:rFonts w:hint="eastAsia" w:ascii="黑体" w:eastAsia="黑体"/>
          <w:b/>
          <w:bCs/>
          <w:szCs w:val="21"/>
        </w:rPr>
      </w:pPr>
    </w:p>
    <w:p>
      <w:pPr>
        <w:spacing w:line="440" w:lineRule="exact"/>
        <w:ind w:firstLine="211" w:firstLineChars="100"/>
        <w:rPr>
          <w:rFonts w:hint="eastAsia" w:ascii="黑体" w:eastAsia="黑体"/>
          <w:b/>
          <w:bCs/>
          <w:szCs w:val="21"/>
        </w:rPr>
      </w:pPr>
    </w:p>
    <w:p>
      <w:pPr>
        <w:spacing w:line="440" w:lineRule="exact"/>
        <w:ind w:firstLine="211" w:firstLineChars="100"/>
        <w:rPr>
          <w:rFonts w:hint="eastAsia" w:ascii="黑体" w:eastAsia="黑体"/>
          <w:b/>
          <w:bCs/>
          <w:szCs w:val="21"/>
        </w:rPr>
      </w:pPr>
      <w:r>
        <w:rPr>
          <w:rFonts w:hint="eastAsia" w:ascii="黑体" w:eastAsia="黑体"/>
          <w:b/>
          <w:bCs/>
          <w:szCs w:val="21"/>
        </w:rPr>
        <w:t>表1  系统所有表</w:t>
      </w:r>
    </w:p>
    <w:p>
      <w:pPr>
        <w:spacing w:line="440" w:lineRule="exact"/>
        <w:rPr>
          <w:rFonts w:hint="eastAsia"/>
          <w:sz w:val="24"/>
        </w:rPr>
      </w:pPr>
    </w:p>
    <w:p>
      <w:pPr>
        <w:spacing w:line="440" w:lineRule="exact"/>
        <w:rPr>
          <w:rFonts w:hint="eastAsia"/>
          <w:sz w:val="24"/>
        </w:rPr>
      </w:pPr>
    </w:p>
    <w:p>
      <w:pPr>
        <w:spacing w:line="440" w:lineRule="exact"/>
        <w:rPr>
          <w:rFonts w:hint="eastAsia"/>
          <w:sz w:val="24"/>
        </w:rPr>
      </w:pPr>
    </w:p>
    <w:p>
      <w:pPr>
        <w:spacing w:line="440" w:lineRule="exact"/>
        <w:rPr>
          <w:rFonts w:hint="eastAsia"/>
          <w:bCs/>
          <w:sz w:val="24"/>
        </w:rPr>
      </w:pPr>
      <w:r>
        <w:rPr>
          <w:rFonts w:hint="eastAsia"/>
          <w:sz w:val="24"/>
        </w:rPr>
        <w:t>在对表的具体设计时我们以Goods表为例，如表2</w:t>
      </w:r>
    </w:p>
    <w:p>
      <w:pPr>
        <w:spacing w:line="440" w:lineRule="exact"/>
        <w:ind w:firstLine="480" w:firstLineChars="200"/>
        <w:rPr>
          <w:rFonts w:hint="eastAsia"/>
          <w:bCs/>
          <w:sz w:val="24"/>
        </w:rPr>
      </w:pPr>
      <w:r>
        <w:rPr>
          <w:rFonts w:hint="eastAsia"/>
          <w:bCs/>
          <w:sz w:val="24"/>
        </w:rPr>
        <w:t>本表中我是严格按照第三范式来设计的，商品编号为主属性，可以作为主索引，其它为非主属性。其中Id为冗余属性，它是为提高数据库的查询速度而设计的。</w:t>
      </w:r>
    </w:p>
    <w:p>
      <w:pPr>
        <w:spacing w:line="440" w:lineRule="exact"/>
        <w:rPr>
          <w:rFonts w:hint="eastAsia"/>
          <w:bCs/>
          <w:sz w:val="24"/>
        </w:rPr>
      </w:pPr>
    </w:p>
    <w:p>
      <w:pPr>
        <w:spacing w:line="440" w:lineRule="exact"/>
        <w:rPr>
          <w:rFonts w:hint="eastAsia"/>
          <w:bCs/>
          <w:sz w:val="24"/>
        </w:rPr>
      </w:pPr>
      <w:r>
        <w:rPr>
          <w:bCs/>
          <w:sz w:val="20"/>
        </w:rPr>
        <mc:AlternateContent>
          <mc:Choice Requires="wps">
            <w:drawing>
              <wp:anchor distT="0" distB="0" distL="114300" distR="114300" simplePos="0" relativeHeight="251669504" behindDoc="0" locked="0" layoutInCell="1" allowOverlap="1">
                <wp:simplePos x="0" y="0"/>
                <wp:positionH relativeFrom="column">
                  <wp:posOffset>342900</wp:posOffset>
                </wp:positionH>
                <wp:positionV relativeFrom="paragraph">
                  <wp:posOffset>99060</wp:posOffset>
                </wp:positionV>
                <wp:extent cx="1485900" cy="297180"/>
                <wp:effectExtent l="4445" t="4445" r="18415" b="18415"/>
                <wp:wrapNone/>
                <wp:docPr id="113" name="文本框 113"/>
                <wp:cNvGraphicFramePr/>
                <a:graphic xmlns:a="http://schemas.openxmlformats.org/drawingml/2006/main">
                  <a:graphicData uri="http://schemas.microsoft.com/office/word/2010/wordprocessingShape">
                    <wps:wsp>
                      <wps:cNvSpPr txBox="1"/>
                      <wps:spPr>
                        <a:xfrm>
                          <a:off x="0" y="0"/>
                          <a:ext cx="14859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黑体" w:eastAsia="黑体"/>
                                <w:b/>
                                <w:bCs/>
                              </w:rPr>
                            </w:pPr>
                            <w:r>
                              <w:rPr>
                                <w:rFonts w:hint="eastAsia" w:ascii="黑体" w:eastAsia="黑体"/>
                                <w:b/>
                                <w:bCs/>
                              </w:rPr>
                              <w:t>表2  商品表的设计</w:t>
                            </w:r>
                          </w:p>
                        </w:txbxContent>
                      </wps:txbx>
                      <wps:bodyPr upright="1"/>
                    </wps:wsp>
                  </a:graphicData>
                </a:graphic>
              </wp:anchor>
            </w:drawing>
          </mc:Choice>
          <mc:Fallback>
            <w:pict>
              <v:shape id="_x0000_s1026" o:spid="_x0000_s1026" o:spt="202" type="#_x0000_t202" style="position:absolute;left:0pt;margin-left:27pt;margin-top:7.8pt;height:23.4pt;width:117pt;z-index:251669504;mso-width-relative:page;mso-height-relative:page;" fillcolor="#FFFFFF" filled="t" stroked="t" coordsize="21600,21600" o:gfxdata="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yV/GtYAAAAIAQAADwAAAAAAAAABACAAAAAiAAAA&#10;ZHJzL2Rvd25yZXYueG1sUEsBAhQAFAAAAAgAh07iQP5B4z4JAgAAOgQAAA4AAAAAAAAAAQAgAAAA&#10;JQEAAGRycy9lMm9Eb2MueG1sUEsFBgAAAAAGAAYAWQEAAKAFAAAAAA==&#10;">
                <v:fill on="t" focussize="0,0"/>
                <v:stroke color="#FFFFFF" joinstyle="miter"/>
                <v:imagedata o:title=""/>
                <o:lock v:ext="edit" aspectratio="f"/>
                <v:textbox>
                  <w:txbxContent>
                    <w:p>
                      <w:pPr>
                        <w:rPr>
                          <w:rFonts w:hint="eastAsia" w:ascii="黑体" w:eastAsia="黑体"/>
                          <w:b/>
                          <w:bCs/>
                        </w:rPr>
                      </w:pPr>
                      <w:r>
                        <w:rPr>
                          <w:rFonts w:hint="eastAsia" w:ascii="黑体" w:eastAsia="黑体"/>
                          <w:b/>
                          <w:bCs/>
                        </w:rPr>
                        <w:t>表2  商品表的设计</w:t>
                      </w:r>
                    </w:p>
                  </w:txbxContent>
                </v:textbox>
              </v:shape>
            </w:pict>
          </mc:Fallback>
        </mc:AlternateContent>
      </w:r>
    </w:p>
    <w:tbl>
      <w:tblPr>
        <w:tblStyle w:val="12"/>
        <w:tblpPr w:leftFromText="180" w:rightFromText="180" w:vertAnchor="text" w:horzAnchor="margin" w:tblpXSpec="center" w:tblpY="3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78"/>
        <w:gridCol w:w="1620"/>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5" w:hRule="atLeast"/>
        </w:trPr>
        <w:tc>
          <w:tcPr>
            <w:tcW w:w="0" w:type="auto"/>
            <w:noWrap w:val="0"/>
            <w:vAlign w:val="top"/>
          </w:tcPr>
          <w:p>
            <w:pPr>
              <w:spacing w:line="440" w:lineRule="exact"/>
              <w:jc w:val="center"/>
              <w:rPr>
                <w:rFonts w:hint="eastAsia"/>
                <w:bCs/>
              </w:rPr>
            </w:pPr>
            <w:r>
              <w:rPr>
                <w:rFonts w:hint="eastAsia"/>
                <w:bCs/>
              </w:rPr>
              <w:t>列名</w:t>
            </w:r>
          </w:p>
        </w:tc>
        <w:tc>
          <w:tcPr>
            <w:tcW w:w="1578" w:type="dxa"/>
            <w:noWrap w:val="0"/>
            <w:vAlign w:val="top"/>
          </w:tcPr>
          <w:p>
            <w:pPr>
              <w:spacing w:line="440" w:lineRule="exact"/>
              <w:jc w:val="center"/>
              <w:rPr>
                <w:rFonts w:hint="eastAsia"/>
                <w:bCs/>
              </w:rPr>
            </w:pPr>
            <w:r>
              <w:rPr>
                <w:rFonts w:hint="eastAsia"/>
                <w:bCs/>
              </w:rPr>
              <w:t>类型/大小</w:t>
            </w:r>
          </w:p>
        </w:tc>
        <w:tc>
          <w:tcPr>
            <w:tcW w:w="1620" w:type="dxa"/>
            <w:noWrap w:val="0"/>
            <w:vAlign w:val="top"/>
          </w:tcPr>
          <w:p>
            <w:pPr>
              <w:spacing w:line="440" w:lineRule="exact"/>
              <w:jc w:val="center"/>
              <w:rPr>
                <w:rFonts w:hint="eastAsia"/>
                <w:bCs/>
              </w:rPr>
            </w:pPr>
            <w:r>
              <w:rPr>
                <w:rFonts w:hint="eastAsia"/>
                <w:bCs/>
              </w:rPr>
              <w:t>键/允许空</w:t>
            </w:r>
          </w:p>
        </w:tc>
        <w:tc>
          <w:tcPr>
            <w:tcW w:w="3194" w:type="dxa"/>
            <w:noWrap w:val="0"/>
            <w:vAlign w:val="top"/>
          </w:tcPr>
          <w:p>
            <w:pPr>
              <w:spacing w:line="440" w:lineRule="exact"/>
              <w:jc w:val="center"/>
              <w:rPr>
                <w:rFonts w:hint="eastAsia"/>
                <w:bCs/>
              </w:rPr>
            </w:pPr>
            <w:r>
              <w:rPr>
                <w:rFonts w:hint="eastAsia"/>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Id</w:t>
            </w:r>
          </w:p>
        </w:tc>
        <w:tc>
          <w:tcPr>
            <w:tcW w:w="1578" w:type="dxa"/>
            <w:noWrap w:val="0"/>
            <w:vAlign w:val="top"/>
          </w:tcPr>
          <w:p>
            <w:pPr>
              <w:spacing w:line="440" w:lineRule="exact"/>
              <w:rPr>
                <w:rFonts w:hint="eastAsia"/>
                <w:bCs/>
              </w:rPr>
            </w:pPr>
            <w:r>
              <w:rPr>
                <w:rFonts w:hint="eastAsia"/>
                <w:bCs/>
              </w:rPr>
              <w:t>Int/4</w:t>
            </w:r>
          </w:p>
        </w:tc>
        <w:tc>
          <w:tcPr>
            <w:tcW w:w="1620" w:type="dxa"/>
            <w:noWrap w:val="0"/>
            <w:vAlign w:val="top"/>
          </w:tcPr>
          <w:p>
            <w:pPr>
              <w:spacing w:line="440" w:lineRule="exact"/>
              <w:rPr>
                <w:rFonts w:hint="eastAsia"/>
                <w:bCs/>
              </w:rPr>
            </w:pPr>
            <w:r>
              <w:rPr>
                <w:rFonts w:hint="eastAsia"/>
                <w:bCs/>
              </w:rPr>
              <w:t>—</w:t>
            </w:r>
          </w:p>
        </w:tc>
        <w:tc>
          <w:tcPr>
            <w:tcW w:w="3194" w:type="dxa"/>
            <w:noWrap w:val="0"/>
            <w:vAlign w:val="top"/>
          </w:tcPr>
          <w:p>
            <w:pPr>
              <w:spacing w:line="440" w:lineRule="exact"/>
              <w:rPr>
                <w:rFonts w:hint="eastAsia"/>
                <w:bCs/>
              </w:rPr>
            </w:pPr>
            <w:r>
              <w:rPr>
                <w:rFonts w:hint="eastAsia"/>
                <w:bCs/>
              </w:rPr>
              <w:t>对记录标识递增量1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GoodsNumber</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主键</w:t>
            </w:r>
          </w:p>
        </w:tc>
        <w:tc>
          <w:tcPr>
            <w:tcW w:w="3194" w:type="dxa"/>
            <w:noWrap w:val="0"/>
            <w:vAlign w:val="top"/>
          </w:tcPr>
          <w:p>
            <w:pPr>
              <w:spacing w:line="440" w:lineRule="exact"/>
              <w:rPr>
                <w:rFonts w:hint="eastAsia"/>
                <w:bCs/>
              </w:rPr>
            </w:pPr>
            <w:r>
              <w:rPr>
                <w:rFonts w:hint="eastAsia"/>
                <w:bCs/>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GoodsName</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否</w:t>
            </w:r>
          </w:p>
        </w:tc>
        <w:tc>
          <w:tcPr>
            <w:tcW w:w="3194" w:type="dxa"/>
            <w:noWrap w:val="0"/>
            <w:vAlign w:val="top"/>
          </w:tcPr>
          <w:p>
            <w:pPr>
              <w:spacing w:line="440" w:lineRule="exact"/>
              <w:rPr>
                <w:rFonts w:hint="eastAsia"/>
                <w:bCs/>
              </w:rPr>
            </w:pPr>
            <w:r>
              <w:rPr>
                <w:rFonts w:hint="eastAsia"/>
                <w:bCs/>
              </w:rPr>
              <w:t>商品名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BigSortName</w:t>
            </w:r>
          </w:p>
        </w:tc>
        <w:tc>
          <w:tcPr>
            <w:tcW w:w="1578" w:type="dxa"/>
            <w:noWrap w:val="0"/>
            <w:vAlign w:val="top"/>
          </w:tcPr>
          <w:p>
            <w:pPr>
              <w:spacing w:line="440" w:lineRule="exact"/>
              <w:rPr>
                <w:rFonts w:hint="eastAsia"/>
                <w:bCs/>
              </w:rPr>
            </w:pPr>
            <w:r>
              <w:rPr>
                <w:rFonts w:hint="eastAsia"/>
                <w:bCs/>
              </w:rPr>
              <w:t>Varchar/20</w:t>
            </w:r>
          </w:p>
        </w:tc>
        <w:tc>
          <w:tcPr>
            <w:tcW w:w="1620" w:type="dxa"/>
            <w:noWrap w:val="0"/>
            <w:vAlign w:val="top"/>
          </w:tcPr>
          <w:p>
            <w:pPr>
              <w:spacing w:line="440" w:lineRule="exact"/>
              <w:rPr>
                <w:rFonts w:hint="eastAsia"/>
                <w:bCs/>
              </w:rPr>
            </w:pPr>
            <w:r>
              <w:rPr>
                <w:rFonts w:hint="eastAsia"/>
                <w:bCs/>
              </w:rPr>
              <w:t>否</w:t>
            </w:r>
          </w:p>
        </w:tc>
        <w:tc>
          <w:tcPr>
            <w:tcW w:w="3194" w:type="dxa"/>
            <w:noWrap w:val="0"/>
            <w:vAlign w:val="top"/>
          </w:tcPr>
          <w:p>
            <w:pPr>
              <w:spacing w:line="440" w:lineRule="exact"/>
              <w:rPr>
                <w:rFonts w:hint="eastAsia"/>
                <w:bCs/>
              </w:rPr>
            </w:pPr>
            <w:r>
              <w:rPr>
                <w:rFonts w:hint="eastAsia"/>
                <w:bCs/>
              </w:rPr>
              <w:t>商品大类名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SmallSortName</w:t>
            </w:r>
          </w:p>
        </w:tc>
        <w:tc>
          <w:tcPr>
            <w:tcW w:w="1578" w:type="dxa"/>
            <w:noWrap w:val="0"/>
            <w:vAlign w:val="top"/>
          </w:tcPr>
          <w:p>
            <w:pPr>
              <w:spacing w:line="440" w:lineRule="exact"/>
              <w:rPr>
                <w:rFonts w:hint="eastAsia"/>
                <w:bCs/>
              </w:rPr>
            </w:pPr>
            <w:r>
              <w:rPr>
                <w:rFonts w:hint="eastAsia"/>
                <w:bCs/>
              </w:rPr>
              <w:t>Varchar/20</w:t>
            </w:r>
          </w:p>
        </w:tc>
        <w:tc>
          <w:tcPr>
            <w:tcW w:w="1620" w:type="dxa"/>
            <w:noWrap w:val="0"/>
            <w:vAlign w:val="top"/>
          </w:tcPr>
          <w:p>
            <w:pPr>
              <w:spacing w:line="440" w:lineRule="exact"/>
              <w:rPr>
                <w:rFonts w:hint="eastAsia"/>
                <w:bCs/>
              </w:rPr>
            </w:pPr>
            <w:r>
              <w:rPr>
                <w:rFonts w:hint="eastAsia"/>
                <w:bCs/>
              </w:rPr>
              <w:t>否</w:t>
            </w:r>
          </w:p>
        </w:tc>
        <w:tc>
          <w:tcPr>
            <w:tcW w:w="3194" w:type="dxa"/>
            <w:noWrap w:val="0"/>
            <w:vAlign w:val="top"/>
          </w:tcPr>
          <w:p>
            <w:pPr>
              <w:spacing w:line="440" w:lineRule="exact"/>
              <w:rPr>
                <w:rFonts w:hint="eastAsia"/>
                <w:bCs/>
              </w:rPr>
            </w:pPr>
            <w:r>
              <w:rPr>
                <w:rFonts w:hint="eastAsia"/>
                <w:bCs/>
              </w:rPr>
              <w:t>商品小类名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Standard</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 w:hRule="atLeast"/>
        </w:trPr>
        <w:tc>
          <w:tcPr>
            <w:tcW w:w="0" w:type="auto"/>
            <w:noWrap w:val="0"/>
            <w:vAlign w:val="top"/>
          </w:tcPr>
          <w:p>
            <w:pPr>
              <w:spacing w:line="440" w:lineRule="exact"/>
              <w:rPr>
                <w:rFonts w:hint="eastAsia"/>
                <w:bCs/>
              </w:rPr>
            </w:pPr>
            <w:r>
              <w:rPr>
                <w:rFonts w:hint="eastAsia"/>
                <w:bCs/>
              </w:rPr>
              <w:t>Package</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包装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Producer</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生产商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Brand</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StorePrice</w:t>
            </w:r>
          </w:p>
        </w:tc>
        <w:tc>
          <w:tcPr>
            <w:tcW w:w="1578" w:type="dxa"/>
            <w:noWrap w:val="0"/>
            <w:vAlign w:val="top"/>
          </w:tcPr>
          <w:p>
            <w:pPr>
              <w:spacing w:line="440" w:lineRule="exact"/>
              <w:rPr>
                <w:rFonts w:hint="eastAsia"/>
                <w:bCs/>
              </w:rPr>
            </w:pPr>
            <w:r>
              <w:rPr>
                <w:rFonts w:hint="eastAsia"/>
                <w:bCs/>
              </w:rPr>
              <w:t>Float/8</w:t>
            </w:r>
          </w:p>
        </w:tc>
        <w:tc>
          <w:tcPr>
            <w:tcW w:w="1620" w:type="dxa"/>
            <w:noWrap w:val="0"/>
            <w:vAlign w:val="top"/>
          </w:tcPr>
          <w:p>
            <w:pPr>
              <w:spacing w:line="440" w:lineRule="exact"/>
              <w:rPr>
                <w:rFonts w:hint="eastAsia"/>
                <w:bCs/>
              </w:rPr>
            </w:pPr>
            <w:r>
              <w:rPr>
                <w:rFonts w:hint="eastAsia"/>
                <w:bCs/>
              </w:rPr>
              <w:t>否</w:t>
            </w:r>
          </w:p>
        </w:tc>
        <w:tc>
          <w:tcPr>
            <w:tcW w:w="3194" w:type="dxa"/>
            <w:noWrap w:val="0"/>
            <w:vAlign w:val="top"/>
          </w:tcPr>
          <w:p>
            <w:pPr>
              <w:spacing w:line="440" w:lineRule="exact"/>
              <w:rPr>
                <w:rFonts w:hint="eastAsia"/>
                <w:bCs/>
              </w:rPr>
            </w:pPr>
            <w:r>
              <w:rPr>
                <w:rFonts w:hint="eastAsia"/>
                <w:bCs/>
              </w:rPr>
              <w:t>进货价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SalePrice</w:t>
            </w:r>
          </w:p>
        </w:tc>
        <w:tc>
          <w:tcPr>
            <w:tcW w:w="1578" w:type="dxa"/>
            <w:noWrap w:val="0"/>
            <w:vAlign w:val="top"/>
          </w:tcPr>
          <w:p>
            <w:pPr>
              <w:spacing w:line="440" w:lineRule="exact"/>
              <w:rPr>
                <w:rFonts w:hint="eastAsia"/>
                <w:bCs/>
              </w:rPr>
            </w:pPr>
            <w:r>
              <w:rPr>
                <w:rFonts w:hint="eastAsia"/>
                <w:bCs/>
              </w:rPr>
              <w:t>Float/8</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市场价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ComPrice</w:t>
            </w:r>
          </w:p>
        </w:tc>
        <w:tc>
          <w:tcPr>
            <w:tcW w:w="1578" w:type="dxa"/>
            <w:noWrap w:val="0"/>
            <w:vAlign w:val="top"/>
          </w:tcPr>
          <w:p>
            <w:pPr>
              <w:spacing w:line="440" w:lineRule="exact"/>
              <w:rPr>
                <w:rFonts w:hint="eastAsia"/>
                <w:bCs/>
              </w:rPr>
            </w:pPr>
            <w:r>
              <w:rPr>
                <w:rFonts w:hint="eastAsia"/>
                <w:bCs/>
              </w:rPr>
              <w:t>Float/8</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商场价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VipPrice</w:t>
            </w:r>
          </w:p>
        </w:tc>
        <w:tc>
          <w:tcPr>
            <w:tcW w:w="1578" w:type="dxa"/>
            <w:noWrap w:val="0"/>
            <w:vAlign w:val="top"/>
          </w:tcPr>
          <w:p>
            <w:pPr>
              <w:spacing w:line="440" w:lineRule="exact"/>
              <w:rPr>
                <w:rFonts w:hint="eastAsia"/>
                <w:bCs/>
              </w:rPr>
            </w:pPr>
            <w:r>
              <w:rPr>
                <w:rFonts w:hint="eastAsia"/>
                <w:bCs/>
              </w:rPr>
              <w:t>Float/8</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Vip会员价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Cprice</w:t>
            </w:r>
          </w:p>
        </w:tc>
        <w:tc>
          <w:tcPr>
            <w:tcW w:w="1578" w:type="dxa"/>
            <w:noWrap w:val="0"/>
            <w:vAlign w:val="top"/>
          </w:tcPr>
          <w:p>
            <w:pPr>
              <w:spacing w:line="440" w:lineRule="exact"/>
              <w:rPr>
                <w:rFonts w:hint="eastAsia"/>
                <w:bCs/>
              </w:rPr>
            </w:pPr>
            <w:r>
              <w:rPr>
                <w:rFonts w:hint="eastAsia"/>
                <w:bCs/>
              </w:rPr>
              <w:t>Float/8</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促销价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Content</w:t>
            </w:r>
          </w:p>
        </w:tc>
        <w:tc>
          <w:tcPr>
            <w:tcW w:w="1578" w:type="dxa"/>
            <w:noWrap w:val="0"/>
            <w:vAlign w:val="top"/>
          </w:tcPr>
          <w:p>
            <w:pPr>
              <w:spacing w:line="440" w:lineRule="exact"/>
              <w:rPr>
                <w:rFonts w:hint="eastAsia"/>
                <w:bCs/>
              </w:rPr>
            </w:pPr>
            <w:r>
              <w:rPr>
                <w:rFonts w:hint="eastAsia"/>
                <w:bCs/>
              </w:rPr>
              <w:t>Text/16</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商品信息描述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PostTime</w:t>
            </w:r>
          </w:p>
        </w:tc>
        <w:tc>
          <w:tcPr>
            <w:tcW w:w="1578" w:type="dxa"/>
            <w:noWrap w:val="0"/>
            <w:vAlign w:val="top"/>
          </w:tcPr>
          <w:p>
            <w:pPr>
              <w:spacing w:line="440" w:lineRule="exact"/>
              <w:rPr>
                <w:rFonts w:hint="eastAsia"/>
                <w:bCs/>
              </w:rPr>
            </w:pPr>
            <w:r>
              <w:rPr>
                <w:rFonts w:hint="eastAsia"/>
                <w:bCs/>
              </w:rPr>
              <w:t>Datetime/8</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增加商品时间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ReadCount</w:t>
            </w:r>
          </w:p>
        </w:tc>
        <w:tc>
          <w:tcPr>
            <w:tcW w:w="1578" w:type="dxa"/>
            <w:noWrap w:val="0"/>
            <w:vAlign w:val="top"/>
          </w:tcPr>
          <w:p>
            <w:pPr>
              <w:spacing w:line="440" w:lineRule="exact"/>
              <w:rPr>
                <w:rFonts w:hint="eastAsia"/>
                <w:bCs/>
              </w:rPr>
            </w:pPr>
            <w:r>
              <w:rPr>
                <w:rFonts w:hint="eastAsia"/>
                <w:bCs/>
              </w:rPr>
              <w:t>Int/4</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浏览次数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SaleCount</w:t>
            </w:r>
          </w:p>
        </w:tc>
        <w:tc>
          <w:tcPr>
            <w:tcW w:w="1578" w:type="dxa"/>
            <w:noWrap w:val="0"/>
            <w:vAlign w:val="top"/>
          </w:tcPr>
          <w:p>
            <w:pPr>
              <w:spacing w:line="440" w:lineRule="exact"/>
              <w:rPr>
                <w:rFonts w:hint="eastAsia"/>
                <w:bCs/>
              </w:rPr>
            </w:pPr>
            <w:r>
              <w:rPr>
                <w:rFonts w:hint="eastAsia"/>
                <w:bCs/>
              </w:rPr>
              <w:t>Int/4</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售出数量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ImageFile</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商品图片位置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Cult3D</w:t>
            </w:r>
          </w:p>
        </w:tc>
        <w:tc>
          <w:tcPr>
            <w:tcW w:w="1578" w:type="dxa"/>
            <w:noWrap w:val="0"/>
            <w:vAlign w:val="top"/>
          </w:tcPr>
          <w:p>
            <w:pPr>
              <w:spacing w:line="440" w:lineRule="exact"/>
              <w:rPr>
                <w:rFonts w:hint="eastAsia"/>
                <w:bCs/>
              </w:rPr>
            </w:pPr>
            <w:r>
              <w:rPr>
                <w:rFonts w:hint="eastAsia"/>
                <w:bCs/>
              </w:rPr>
              <w:t>Varchar/50</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三维实体图位置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TJ</w:t>
            </w:r>
          </w:p>
        </w:tc>
        <w:tc>
          <w:tcPr>
            <w:tcW w:w="1578" w:type="dxa"/>
            <w:noWrap w:val="0"/>
            <w:vAlign w:val="top"/>
          </w:tcPr>
          <w:p>
            <w:pPr>
              <w:spacing w:line="440" w:lineRule="exact"/>
              <w:rPr>
                <w:rFonts w:hint="eastAsia"/>
                <w:bCs/>
              </w:rPr>
            </w:pPr>
            <w:r>
              <w:rPr>
                <w:rFonts w:hint="eastAsia"/>
                <w:bCs/>
              </w:rPr>
              <w:t>Bit/1</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特价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YTJ</w:t>
            </w:r>
          </w:p>
        </w:tc>
        <w:tc>
          <w:tcPr>
            <w:tcW w:w="1578" w:type="dxa"/>
            <w:noWrap w:val="0"/>
            <w:vAlign w:val="top"/>
          </w:tcPr>
          <w:p>
            <w:pPr>
              <w:spacing w:line="440" w:lineRule="exact"/>
              <w:rPr>
                <w:rFonts w:hint="eastAsia"/>
                <w:bCs/>
              </w:rPr>
            </w:pPr>
            <w:r>
              <w:rPr>
                <w:rFonts w:hint="eastAsia"/>
                <w:bCs/>
              </w:rPr>
              <w:t>Bit/1</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首页推荐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LTJ</w:t>
            </w:r>
          </w:p>
        </w:tc>
        <w:tc>
          <w:tcPr>
            <w:tcW w:w="1578" w:type="dxa"/>
            <w:noWrap w:val="0"/>
            <w:vAlign w:val="top"/>
          </w:tcPr>
          <w:p>
            <w:pPr>
              <w:spacing w:line="440" w:lineRule="exact"/>
              <w:rPr>
                <w:rFonts w:hint="eastAsia"/>
                <w:bCs/>
              </w:rPr>
            </w:pPr>
            <w:r>
              <w:rPr>
                <w:rFonts w:hint="eastAsia"/>
                <w:bCs/>
              </w:rPr>
              <w:t>Bit/1</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分类推荐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noWrap w:val="0"/>
            <w:vAlign w:val="top"/>
          </w:tcPr>
          <w:p>
            <w:pPr>
              <w:spacing w:line="440" w:lineRule="exact"/>
              <w:rPr>
                <w:rFonts w:hint="eastAsia"/>
                <w:bCs/>
              </w:rPr>
            </w:pPr>
            <w:r>
              <w:rPr>
                <w:rFonts w:hint="eastAsia"/>
                <w:bCs/>
              </w:rPr>
              <w:t>CX</w:t>
            </w:r>
          </w:p>
        </w:tc>
        <w:tc>
          <w:tcPr>
            <w:tcW w:w="1578" w:type="dxa"/>
            <w:noWrap w:val="0"/>
            <w:vAlign w:val="top"/>
          </w:tcPr>
          <w:p>
            <w:pPr>
              <w:spacing w:line="440" w:lineRule="exact"/>
              <w:rPr>
                <w:rFonts w:hint="eastAsia"/>
                <w:bCs/>
              </w:rPr>
            </w:pPr>
            <w:r>
              <w:rPr>
                <w:rFonts w:hint="eastAsia"/>
                <w:bCs/>
              </w:rPr>
              <w:t>Bit/1</w:t>
            </w:r>
          </w:p>
        </w:tc>
        <w:tc>
          <w:tcPr>
            <w:tcW w:w="1620" w:type="dxa"/>
            <w:noWrap w:val="0"/>
            <w:vAlign w:val="top"/>
          </w:tcPr>
          <w:p>
            <w:pPr>
              <w:spacing w:line="440" w:lineRule="exact"/>
              <w:rPr>
                <w:rFonts w:hint="eastAsia"/>
                <w:bCs/>
              </w:rPr>
            </w:pPr>
            <w:r>
              <w:rPr>
                <w:rFonts w:hint="eastAsia"/>
                <w:bCs/>
              </w:rPr>
              <w:t>是</w:t>
            </w:r>
          </w:p>
        </w:tc>
        <w:tc>
          <w:tcPr>
            <w:tcW w:w="3194" w:type="dxa"/>
            <w:noWrap w:val="0"/>
            <w:vAlign w:val="top"/>
          </w:tcPr>
          <w:p>
            <w:pPr>
              <w:spacing w:line="440" w:lineRule="exact"/>
              <w:rPr>
                <w:rFonts w:hint="eastAsia"/>
                <w:bCs/>
              </w:rPr>
            </w:pPr>
            <w:r>
              <w:rPr>
                <w:rFonts w:hint="eastAsia"/>
                <w:bCs/>
              </w:rPr>
              <w:t>促销</w:t>
            </w:r>
          </w:p>
        </w:tc>
      </w:tr>
    </w:tbl>
    <w:p>
      <w:pPr>
        <w:spacing w:line="440" w:lineRule="exact"/>
        <w:rPr>
          <w:rFonts w:hint="eastAsia"/>
          <w:bCs/>
          <w:sz w:val="24"/>
        </w:rPr>
      </w:pPr>
    </w:p>
    <w:p>
      <w:pPr>
        <w:spacing w:line="440" w:lineRule="exact"/>
        <w:rPr>
          <w:rFonts w:hint="eastAsia"/>
          <w:bCs/>
          <w:sz w:val="24"/>
        </w:rPr>
      </w:pPr>
    </w:p>
    <w:p>
      <w:pPr>
        <w:spacing w:before="156" w:beforeLines="50" w:after="156" w:afterLines="50" w:line="440" w:lineRule="exact"/>
        <w:outlineLvl w:val="2"/>
        <w:rPr>
          <w:rFonts w:hint="eastAsia" w:eastAsia="黑体"/>
          <w:b/>
          <w:bCs/>
          <w:sz w:val="24"/>
        </w:rPr>
      </w:pPr>
      <w:r>
        <w:rPr>
          <w:rFonts w:hint="eastAsia" w:eastAsia="黑体"/>
          <w:b/>
          <w:bCs/>
          <w:sz w:val="24"/>
        </w:rPr>
        <w:t>3.2.3  系统功能模块设计原则</w:t>
      </w:r>
    </w:p>
    <w:p>
      <w:pPr>
        <w:spacing w:line="440" w:lineRule="exact"/>
        <w:ind w:firstLine="480" w:firstLineChars="200"/>
        <w:rPr>
          <w:rFonts w:hint="eastAsia"/>
          <w:bCs/>
          <w:sz w:val="24"/>
        </w:rPr>
      </w:pPr>
      <w:r>
        <w:rPr>
          <w:rFonts w:hint="eastAsia"/>
          <w:bCs/>
          <w:sz w:val="24"/>
        </w:rPr>
        <w:t>通常程序中的一个模块完成一个适当的子功能。应该把模块组织成良好的层次系统。我们在对模块设计时应该遵循启发式规则，使得模块规模适中，深度、宽度、扇出和扇入适当，并在设计模块时尽量使模块独立，做到高内聚，低耦合，并保持信息隐蔽和局部化原则。</w:t>
      </w:r>
    </w:p>
    <w:p>
      <w:pPr>
        <w:spacing w:line="440" w:lineRule="exact"/>
        <w:ind w:firstLine="480" w:firstLineChars="200"/>
        <w:rPr>
          <w:rFonts w:hint="eastAsia"/>
          <w:bCs/>
          <w:sz w:val="24"/>
        </w:rPr>
      </w:pPr>
      <w:r>
        <w:rPr>
          <w:rFonts w:hint="eastAsia"/>
          <w:bCs/>
          <w:sz w:val="24"/>
        </w:rPr>
        <w:t>在基于WEB的网站设计中，对系统的功能进行严格的划分是比较重要的，这样可以进行有效和完善的管理。因此从设计上的需要我把它分为前台信息的浏览、处理和后台数据、文件的管理。</w:t>
      </w:r>
    </w:p>
    <w:p>
      <w:pPr>
        <w:spacing w:line="440" w:lineRule="exact"/>
        <w:rPr>
          <w:rFonts w:hint="eastAsia"/>
          <w:bCs/>
          <w:sz w:val="24"/>
        </w:rPr>
      </w:pPr>
      <w:r>
        <w:rPr>
          <w:rFonts w:hint="eastAsia"/>
          <w:bCs/>
          <w:sz w:val="24"/>
        </w:rPr>
        <w:t>前台功能模块的设计如图10：</w:t>
      </w:r>
    </w:p>
    <w:p>
      <w:pPr>
        <w:spacing w:line="440" w:lineRule="exact"/>
        <w:rPr>
          <w:rFonts w:hint="eastAsia"/>
          <w:bCs/>
          <w:sz w:val="24"/>
        </w:rPr>
      </w:pPr>
      <w:r>
        <w:rPr>
          <w:bCs/>
          <w:sz w:val="20"/>
        </w:rPr>
        <w:pict>
          <v:shape id="Object 172" o:spid="_x0000_s2169" o:spt="75" type="#_x0000_t75" style="position:absolute;left:0pt;margin-left:4.95pt;margin-top:4.8pt;height:292.45pt;width:385.4pt;z-index:251670528;mso-width-relative:page;mso-height-relative:page;" o:ole="t" filled="f" stroked="f" coordsize="21600,21600">
            <v:path/>
            <v:fill on="f" alignshape="1" focussize="0,0"/>
            <v:stroke on="f"/>
            <v:imagedata r:id="rId64" o:title=""/>
            <o:lock v:ext="edit" aspectratio="t"/>
          </v:shape>
          <o:OLEObject Type="Embed" ProgID="Word.Picture.8" ShapeID="Object 172" DrawAspect="Content" ObjectID="_1468075734" r:id="rId63">
            <o:LockedField>false</o:LockedField>
          </o:OLEObject>
        </w:pic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ind w:left="1200" w:hanging="1200" w:hangingChars="500"/>
        <w:rPr>
          <w:rFonts w:hint="eastAsia"/>
          <w:bCs/>
          <w:sz w:val="24"/>
        </w:rPr>
      </w:pPr>
      <w:r>
        <w:rPr>
          <w:rFonts w:hint="eastAsia"/>
          <w:bCs/>
          <w:sz w:val="24"/>
        </w:rPr>
        <w:t>会员登录：要求顾客输入账户（由数字和字母组成）、密码和验证码，只有登录成功的用户才能使用系统提供的特殊功能，否则只能浏览商品信息。</w:t>
      </w:r>
    </w:p>
    <w:p>
      <w:pPr>
        <w:spacing w:line="440" w:lineRule="exact"/>
        <w:ind w:left="1200" w:hanging="1200" w:hangingChars="500"/>
        <w:rPr>
          <w:rFonts w:hint="eastAsia"/>
          <w:bCs/>
          <w:sz w:val="24"/>
        </w:rPr>
      </w:pPr>
      <w:r>
        <w:rPr>
          <w:rFonts w:hint="eastAsia"/>
          <w:bCs/>
          <w:sz w:val="24"/>
        </w:rPr>
        <w:t>订单查询：查询自己提交的订单或订单当前的状态。并根据订单号查看自己在订单中购买的物品。</w:t>
      </w:r>
    </w:p>
    <w:p>
      <w:pPr>
        <w:spacing w:line="440" w:lineRule="exact"/>
        <w:ind w:left="1200" w:hanging="1200" w:hangingChars="500"/>
        <w:rPr>
          <w:rFonts w:hint="eastAsia"/>
          <w:bCs/>
          <w:sz w:val="24"/>
        </w:rPr>
      </w:pPr>
      <w:r>
        <w:rPr>
          <w:rFonts w:hint="eastAsia"/>
          <w:bCs/>
          <w:sz w:val="24"/>
        </w:rPr>
        <w:t>站内短信：用户可以查看与其它站内用户和管理员之间的短信，并能实现收发和对自己的短信进行删除。</w:t>
      </w:r>
    </w:p>
    <w:p>
      <w:pPr>
        <w:spacing w:line="440" w:lineRule="exact"/>
        <w:ind w:left="1200" w:hanging="1200" w:hangingChars="500"/>
        <w:rPr>
          <w:rFonts w:hint="eastAsia"/>
        </w:rPr>
      </w:pPr>
      <w:r>
        <w:rPr>
          <w:rFonts w:hint="eastAsia"/>
          <w:bCs/>
          <w:sz w:val="24"/>
        </w:rPr>
        <w:t>会员信息：</w:t>
      </w:r>
      <w:r>
        <w:rPr>
          <w:rFonts w:hint="eastAsia"/>
          <w:sz w:val="24"/>
        </w:rPr>
        <w:t>用户可以修改除账户以外的所有注册时填写的信息。但在修改密码时要求密码重复验证。</w:t>
      </w:r>
    </w:p>
    <w:p>
      <w:pPr>
        <w:spacing w:line="440" w:lineRule="exact"/>
        <w:ind w:left="1200" w:hanging="1200" w:hangingChars="500"/>
        <w:rPr>
          <w:rFonts w:hint="eastAsia"/>
          <w:bCs/>
          <w:sz w:val="24"/>
        </w:rPr>
      </w:pPr>
      <w:r>
        <w:rPr>
          <w:rFonts w:hint="eastAsia"/>
          <w:bCs/>
          <w:sz w:val="24"/>
        </w:rPr>
        <w:t>商品信息：要包括最新商品、推荐商品、热门商品和热卖商品，并根据相应的操作显示商品的具体信息。</w:t>
      </w:r>
    </w:p>
    <w:p>
      <w:pPr>
        <w:spacing w:line="440" w:lineRule="exact"/>
        <w:ind w:left="1200" w:hanging="1200" w:hangingChars="500"/>
        <w:rPr>
          <w:rFonts w:hint="eastAsia"/>
          <w:bCs/>
          <w:sz w:val="24"/>
        </w:rPr>
      </w:pPr>
      <w:r>
        <w:rPr>
          <w:rFonts w:hint="eastAsia"/>
          <w:bCs/>
          <w:sz w:val="24"/>
        </w:rPr>
        <w:t>商品搜索：实现对商品分类查询，当大类改变时，小类项会根据大类的名称自动显示属于它的小类。</w:t>
      </w:r>
    </w:p>
    <w:p>
      <w:pPr>
        <w:spacing w:line="440" w:lineRule="exact"/>
        <w:rPr>
          <w:rFonts w:hint="eastAsia"/>
          <w:bCs/>
          <w:sz w:val="24"/>
        </w:rPr>
      </w:pPr>
      <w:r>
        <w:rPr>
          <w:rFonts w:hint="eastAsia"/>
          <w:bCs/>
          <w:sz w:val="24"/>
        </w:rPr>
        <w:t>类别推荐：显示商场对部分大类商品和小类商品的特别推荐，以增加商品销售量。</w:t>
      </w:r>
    </w:p>
    <w:p>
      <w:pPr>
        <w:spacing w:line="440" w:lineRule="exact"/>
        <w:ind w:left="1200" w:hanging="1200" w:hangingChars="500"/>
        <w:rPr>
          <w:rFonts w:hint="eastAsia"/>
          <w:bCs/>
          <w:sz w:val="24"/>
        </w:rPr>
      </w:pPr>
      <w:r>
        <w:rPr>
          <w:rFonts w:hint="eastAsia"/>
          <w:bCs/>
          <w:sz w:val="24"/>
        </w:rPr>
        <w:t>商品评论：让用户之间对某一产品进行自由评论，对某一用户发表的评论，可以让其他用户进行回复。</w:t>
      </w:r>
    </w:p>
    <w:p>
      <w:pPr>
        <w:spacing w:line="440" w:lineRule="exact"/>
        <w:rPr>
          <w:rFonts w:hint="eastAsia"/>
          <w:bCs/>
          <w:sz w:val="24"/>
        </w:rPr>
      </w:pPr>
      <w:r>
        <w:rPr>
          <w:rFonts w:hint="eastAsia"/>
          <w:bCs/>
          <w:sz w:val="24"/>
        </w:rPr>
        <w:t>公告显示：商场发布一些重要信息和进行的活动要及时在显要位置通知用户。</w:t>
      </w:r>
    </w:p>
    <w:p>
      <w:pPr>
        <w:spacing w:line="440" w:lineRule="exact"/>
        <w:ind w:left="960" w:hanging="960" w:hangingChars="400"/>
        <w:rPr>
          <w:rFonts w:hint="eastAsia"/>
          <w:bCs/>
          <w:sz w:val="24"/>
        </w:rPr>
      </w:pPr>
      <w:r>
        <w:rPr>
          <w:rFonts w:hint="eastAsia"/>
          <w:bCs/>
          <w:sz w:val="24"/>
        </w:rPr>
        <w:t>计数器：用来统计用户对虚拟商场和娱乐广场分别访问的次数和来访者的位置，以对系统使用情况和访问用户进行跟踪。</w:t>
      </w:r>
    </w:p>
    <w:p>
      <w:pPr>
        <w:spacing w:line="440" w:lineRule="exact"/>
        <w:rPr>
          <w:rFonts w:hint="eastAsia"/>
          <w:sz w:val="24"/>
        </w:rPr>
      </w:pPr>
      <w:r>
        <w:rPr>
          <w:rFonts w:hint="eastAsia"/>
          <w:bCs/>
          <w:sz w:val="24"/>
        </w:rPr>
        <w:t>后台功能模块的设计如图11：</w:t>
      </w:r>
    </w:p>
    <w:p>
      <w:pPr>
        <w:spacing w:line="440" w:lineRule="exact"/>
        <w:rPr>
          <w:rFonts w:hint="eastAsia"/>
          <w:bCs/>
          <w:sz w:val="24"/>
        </w:rPr>
      </w:pPr>
      <w:r>
        <w:rPr>
          <w:bCs/>
          <w:sz w:val="20"/>
        </w:rPr>
        <w:pict>
          <v:shape id="Object 320" o:spid="_x0000_s2170" o:spt="75" type="#_x0000_t75" style="position:absolute;left:0pt;margin-left:-9pt;margin-top:1.2pt;height:280.75pt;width:462.9pt;z-index:251671552;mso-width-relative:page;mso-height-relative:page;" o:ole="t" filled="f" stroked="f" coordsize="21600,21600">
            <v:path/>
            <v:fill on="f" alignshape="1" focussize="0,0"/>
            <v:stroke on="f"/>
            <v:imagedata r:id="rId66" o:title=""/>
            <o:lock v:ext="edit" aspectratio="t"/>
          </v:shape>
          <o:OLEObject Type="Embed" ProgID="Word.Picture.8" ShapeID="Object 320" DrawAspect="Content" ObjectID="_1468075735" r:id="rId65">
            <o:LockedField>false</o:LockedField>
          </o:OLEObject>
        </w:pic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r>
        <w:rPr>
          <w:rFonts w:hint="eastAsia"/>
          <w:bCs/>
          <w:sz w:val="24"/>
        </w:rPr>
        <w:t>管理登录：管理员登录入口，当成功登录后才能使用后台提供的各项管理功能。</w:t>
      </w:r>
    </w:p>
    <w:p>
      <w:pPr>
        <w:spacing w:line="440" w:lineRule="exact"/>
        <w:ind w:left="1200" w:hanging="1200" w:hangingChars="500"/>
        <w:rPr>
          <w:rFonts w:hint="eastAsia"/>
          <w:bCs/>
          <w:sz w:val="24"/>
        </w:rPr>
      </w:pPr>
      <w:r>
        <w:rPr>
          <w:rFonts w:hint="eastAsia"/>
          <w:bCs/>
          <w:sz w:val="24"/>
        </w:rPr>
        <w:t>用户信息</w:t>
      </w:r>
      <w:r>
        <w:rPr>
          <w:rFonts w:hint="eastAsia"/>
          <w:sz w:val="24"/>
        </w:rPr>
        <w:t>：</w:t>
      </w:r>
      <w:r>
        <w:rPr>
          <w:rFonts w:hint="eastAsia"/>
          <w:bCs/>
          <w:sz w:val="24"/>
        </w:rPr>
        <w:t>修改管理员自己的名称和密码。如果是最高权限用户可以增加、修改和删除其它普通用户的信息。</w:t>
      </w:r>
    </w:p>
    <w:p>
      <w:pPr>
        <w:spacing w:line="440" w:lineRule="exact"/>
        <w:ind w:left="1200" w:hanging="1200" w:hangingChars="500"/>
        <w:rPr>
          <w:rFonts w:hint="eastAsia"/>
          <w:bCs/>
          <w:sz w:val="24"/>
        </w:rPr>
      </w:pPr>
      <w:r>
        <w:rPr>
          <w:rFonts w:hint="eastAsia"/>
          <w:bCs/>
          <w:sz w:val="24"/>
        </w:rPr>
        <w:t>物品管理：实现对物品的增加、修改和删除等功能。</w:t>
      </w:r>
    </w:p>
    <w:p>
      <w:pPr>
        <w:pStyle w:val="9"/>
        <w:ind w:left="1200" w:leftChars="0" w:hanging="1200" w:hangingChars="500"/>
        <w:rPr>
          <w:rFonts w:hint="eastAsia"/>
        </w:rPr>
      </w:pPr>
      <w:r>
        <w:rPr>
          <w:rFonts w:hint="eastAsia"/>
        </w:rPr>
        <w:t>订单管理：查询用户订单或对用户已提交的订单进行查看、订单状态的改变和无效订单的删除等。</w:t>
      </w:r>
    </w:p>
    <w:p>
      <w:pPr>
        <w:spacing w:line="440" w:lineRule="exact"/>
        <w:rPr>
          <w:rFonts w:hint="eastAsia"/>
          <w:bCs/>
          <w:sz w:val="24"/>
        </w:rPr>
      </w:pPr>
      <w:r>
        <w:rPr>
          <w:rFonts w:hint="eastAsia"/>
          <w:bCs/>
          <w:sz w:val="24"/>
        </w:rPr>
        <w:t>综合信息：对于网站本身某些标志或辅助功能的管理。</w:t>
      </w:r>
    </w:p>
    <w:p>
      <w:pPr>
        <w:spacing w:line="440" w:lineRule="exact"/>
        <w:rPr>
          <w:rFonts w:hint="eastAsia"/>
          <w:bCs/>
          <w:sz w:val="24"/>
        </w:rPr>
      </w:pPr>
      <w:r>
        <w:rPr>
          <w:rFonts w:hint="eastAsia"/>
          <w:bCs/>
          <w:sz w:val="24"/>
        </w:rPr>
        <w:t>会员管理：给用户发送站内短信，查看、修改用户信息和删除用户。</w:t>
      </w:r>
    </w:p>
    <w:p>
      <w:pPr>
        <w:spacing w:line="440" w:lineRule="exact"/>
        <w:rPr>
          <w:rFonts w:hint="eastAsia"/>
          <w:bCs/>
          <w:sz w:val="24"/>
        </w:rPr>
      </w:pPr>
      <w:r>
        <w:rPr>
          <w:rFonts w:hint="eastAsia"/>
          <w:bCs/>
          <w:sz w:val="24"/>
        </w:rPr>
        <w:t>公告管理：增加、修改和删除公告信息。</w:t>
      </w:r>
    </w:p>
    <w:p>
      <w:pPr>
        <w:spacing w:line="440" w:lineRule="exact"/>
        <w:ind w:left="1200" w:hanging="1200" w:hangingChars="500"/>
        <w:rPr>
          <w:rFonts w:hint="eastAsia"/>
          <w:bCs/>
          <w:sz w:val="24"/>
        </w:rPr>
      </w:pPr>
      <w:r>
        <w:rPr>
          <w:rFonts w:hint="eastAsia"/>
          <w:bCs/>
          <w:sz w:val="24"/>
        </w:rPr>
        <w:t>类别管理：对商品所属的大类、小类的添加、修改、删除和合并。如果是对大类之间的合并，它们下属的小类和商品也要同时进行合并。</w:t>
      </w:r>
    </w:p>
    <w:p>
      <w:pPr>
        <w:spacing w:line="440" w:lineRule="exact"/>
        <w:rPr>
          <w:rFonts w:hint="eastAsia"/>
          <w:bCs/>
          <w:sz w:val="24"/>
        </w:rPr>
      </w:pPr>
      <w:r>
        <w:rPr>
          <w:rFonts w:hint="eastAsia"/>
          <w:bCs/>
          <w:sz w:val="24"/>
        </w:rPr>
        <w:t>短信管理：对属于管理员的短信接收、发送、删除和回复。</w:t>
      </w:r>
    </w:p>
    <w:p>
      <w:pPr>
        <w:spacing w:line="440" w:lineRule="exact"/>
        <w:rPr>
          <w:rFonts w:hint="eastAsia"/>
          <w:bCs/>
          <w:sz w:val="24"/>
        </w:rPr>
      </w:pPr>
      <w:r>
        <w:rPr>
          <w:rFonts w:hint="eastAsia"/>
          <w:bCs/>
          <w:sz w:val="24"/>
        </w:rPr>
        <w:t>系统数据：对数据库中数据和日志文件进行备份。</w:t>
      </w:r>
    </w:p>
    <w:p>
      <w:pPr>
        <w:spacing w:line="440" w:lineRule="exact"/>
        <w:rPr>
          <w:rFonts w:hint="eastAsia"/>
          <w:bCs/>
          <w:sz w:val="24"/>
        </w:rPr>
      </w:pPr>
      <w:r>
        <w:rPr>
          <w:rFonts w:hint="eastAsia"/>
          <w:bCs/>
          <w:sz w:val="24"/>
        </w:rPr>
        <w:t>运送方式：提供用户对运送方式的选择，并实现费用计算。</w:t>
      </w:r>
    </w:p>
    <w:p>
      <w:pPr>
        <w:spacing w:line="440" w:lineRule="exact"/>
        <w:ind w:left="1200" w:hanging="1200" w:hangingChars="500"/>
        <w:rPr>
          <w:rFonts w:hint="eastAsia"/>
          <w:bCs/>
          <w:sz w:val="24"/>
        </w:rPr>
      </w:pPr>
      <w:r>
        <w:rPr>
          <w:rFonts w:hint="eastAsia"/>
          <w:bCs/>
          <w:sz w:val="24"/>
        </w:rPr>
        <w:t>文件管理：在服务器FTP不能正常工作或不提供FTP服务时要提供WEB管理功能。这部分只有文件用户才能使用，商场系统管理员无此功能。</w:t>
      </w:r>
    </w:p>
    <w:p>
      <w:pPr>
        <w:spacing w:line="440" w:lineRule="exact"/>
        <w:ind w:left="1200" w:hanging="1200" w:hangingChars="500"/>
        <w:rPr>
          <w:rFonts w:hint="eastAsia"/>
          <w:bCs/>
          <w:sz w:val="24"/>
        </w:rPr>
      </w:pPr>
      <w:r>
        <w:rPr>
          <w:rFonts w:hint="eastAsia"/>
          <w:bCs/>
          <w:sz w:val="24"/>
        </w:rPr>
        <w:t>菜单管理：能动态的改变主页所提供的栏目，免去手工修改的麻烦，同时提供页面自动链接和排序功能。并可以根据需要对菜单增加、修改和删除。</w:t>
      </w:r>
    </w:p>
    <w:p>
      <w:pPr>
        <w:spacing w:before="156" w:beforeLines="50" w:after="156" w:afterLines="50" w:line="440" w:lineRule="exact"/>
        <w:outlineLvl w:val="2"/>
        <w:rPr>
          <w:rFonts w:hint="eastAsia" w:eastAsia="黑体"/>
          <w:b/>
          <w:bCs/>
          <w:sz w:val="24"/>
        </w:rPr>
      </w:pPr>
      <w:r>
        <w:rPr>
          <w:rFonts w:hint="eastAsia" w:eastAsia="黑体"/>
          <w:b/>
          <w:bCs/>
          <w:sz w:val="24"/>
        </w:rPr>
        <w:t>3.2. 4  虚拟商场页面设计</w:t>
      </w:r>
    </w:p>
    <w:p>
      <w:pPr>
        <w:spacing w:line="440" w:lineRule="exact"/>
        <w:rPr>
          <w:rFonts w:hint="eastAsia" w:ascii="宋体" w:hAnsi="宋体"/>
          <w:sz w:val="24"/>
        </w:rPr>
      </w:pPr>
      <w:r>
        <w:rPr>
          <w:rFonts w:hint="eastAsia" w:ascii="宋体" w:hAnsi="宋体"/>
          <w:sz w:val="24"/>
        </w:rPr>
        <w:t>前台浏览：</w:t>
      </w:r>
    </w:p>
    <w:p>
      <w:pPr>
        <w:spacing w:line="440" w:lineRule="exact"/>
        <w:ind w:firstLine="480" w:firstLineChars="200"/>
        <w:rPr>
          <w:rFonts w:hint="eastAsia" w:ascii="宋体" w:hAnsi="宋体"/>
          <w:sz w:val="24"/>
        </w:rPr>
      </w:pPr>
      <w:r>
        <w:rPr>
          <w:rFonts w:hint="eastAsia" w:ascii="宋体" w:hAnsi="宋体"/>
          <w:sz w:val="24"/>
        </w:rPr>
        <w:t>页面基本上可以划分为TOP、LEFT、CENTER、RIGHT和BOTTOM五个区域，其中TOP位置放入WEB动态标志，菜单栏，以蓝色为主；LEFT位置放入商品导航或广告，以渐变绿为主；CENTER位置放入页面要实现的功能，以浅绿为主；RIGHT可以放入公告、商品分类排行、超链接等信息，以渐变绿为主；BOTTOM位置放入网站信息、版权、计数器等信息，以绿色为主。</w:t>
      </w:r>
    </w:p>
    <w:p>
      <w:pPr>
        <w:spacing w:line="440" w:lineRule="exact"/>
        <w:rPr>
          <w:rFonts w:hint="eastAsia" w:ascii="宋体" w:hAnsi="宋体"/>
          <w:sz w:val="24"/>
        </w:rPr>
      </w:pPr>
      <w:r>
        <w:rPr>
          <w:rFonts w:hint="eastAsia" w:ascii="宋体" w:hAnsi="宋体"/>
          <w:sz w:val="24"/>
        </w:rPr>
        <w:t>后台管理：</w:t>
      </w:r>
    </w:p>
    <w:p>
      <w:pPr>
        <w:spacing w:line="440" w:lineRule="exact"/>
        <w:ind w:firstLine="480" w:firstLineChars="200"/>
        <w:rPr>
          <w:rFonts w:hint="eastAsia" w:ascii="宋体" w:hAnsi="宋体"/>
          <w:sz w:val="24"/>
        </w:rPr>
      </w:pPr>
      <w:r>
        <w:rPr>
          <w:rFonts w:hint="eastAsia" w:ascii="宋体" w:hAnsi="宋体"/>
          <w:sz w:val="24"/>
        </w:rPr>
        <w:t>由于这主要是一个管理界面，因此从使用方便角度划分为：LEFT和RIGHT区域。LEFT部分要把所有管理功能的一级菜单列入其中，以实现快速操作。RIGHT是操作的显示区，每个显示的页面要包含一级操作以下的所有操作子菜单。以蓝色为主。</w:t>
      </w:r>
    </w:p>
    <w:p>
      <w:pPr>
        <w:spacing w:before="156" w:beforeLines="50" w:after="156" w:afterLines="50" w:line="440" w:lineRule="exact"/>
        <w:outlineLvl w:val="1"/>
        <w:rPr>
          <w:rFonts w:hint="eastAsia" w:eastAsia="黑体"/>
          <w:b/>
          <w:bCs/>
          <w:sz w:val="32"/>
        </w:rPr>
      </w:pPr>
      <w:r>
        <w:rPr>
          <w:rFonts w:hint="eastAsia" w:eastAsia="黑体"/>
          <w:b/>
          <w:bCs/>
          <w:sz w:val="32"/>
        </w:rPr>
        <w:t>3.3  虚拟商场的详细设计</w:t>
      </w:r>
    </w:p>
    <w:p>
      <w:pPr>
        <w:spacing w:line="440" w:lineRule="exact"/>
        <w:ind w:firstLine="480" w:firstLineChars="200"/>
        <w:rPr>
          <w:rFonts w:hint="eastAsia"/>
          <w:bCs/>
          <w:sz w:val="24"/>
        </w:rPr>
      </w:pPr>
      <w:r>
        <w:rPr>
          <w:rFonts w:hint="eastAsia"/>
          <w:bCs/>
          <w:sz w:val="24"/>
        </w:rPr>
        <w:t>图12是用户登录的逻辑PAD图。用户通过P1登录，P2对输入信息检测，如果通过则进入P4，否则执行P3。通过后，用户就可以使用P5、P6和P7，并可以通过</w:t>
      </w:r>
    </w:p>
    <w:p>
      <w:pPr>
        <w:spacing w:line="440" w:lineRule="exact"/>
        <w:ind w:firstLine="400" w:firstLineChars="200"/>
        <w:rPr>
          <w:rFonts w:hint="eastAsia"/>
          <w:bCs/>
          <w:sz w:val="24"/>
        </w:rPr>
      </w:pPr>
      <w:r>
        <w:rPr>
          <w:bCs/>
          <w:sz w:val="20"/>
        </w:rPr>
        <w:pict>
          <v:group id="_x0000_s2171" o:spid="_x0000_s2171" o:spt="203" style="position:absolute;left:0pt;margin-left:221.65pt;margin-top:8.1pt;height:647.1pt;width:224.3pt;z-index:251673600;mso-width-relative:page;mso-height-relative:page;" coordorigin="6134,2147" coordsize="4486,12942">
            <o:lock v:ext="edit"/>
            <v:shape id="Object 325" o:spid="_x0000_s2172" o:spt="75" type="#_x0000_t75" style="position:absolute;left:6314;top:2147;height:12942;width:4306;" o:ole="t" filled="f" stroked="f" coordsize="21600,21600">
              <v:path/>
              <v:fill on="f" alignshape="1" focussize="0,0"/>
              <v:stroke on="f"/>
              <v:imagedata r:id="rId68" o:title=""/>
              <o:lock v:ext="edit" aspectratio="t"/>
            </v:shape>
            <v:shape id="_x0000_s2173" o:spid="_x0000_s2173" o:spt="202" type="#_x0000_t202" style="position:absolute;left:6134;top:14147;height:474;width:288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图14  新添加物品显示算法</w:t>
                    </w:r>
                  </w:p>
                </w:txbxContent>
              </v:textbox>
            </v:shape>
          </v:group>
          <o:OLEObject Type="Embed" ProgID="Word.Picture.8" ShapeID="Object 325" DrawAspect="Content" ObjectID="_1468075736" r:id="rId67">
            <o:LockedField>false</o:LockedField>
          </o:OLEObject>
        </w:pict>
      </w:r>
    </w:p>
    <w:p>
      <w:pPr>
        <w:spacing w:line="440" w:lineRule="exact"/>
        <w:ind w:firstLine="400" w:firstLineChars="200"/>
        <w:rPr>
          <w:rFonts w:hint="eastAsia"/>
          <w:bCs/>
          <w:sz w:val="24"/>
        </w:rPr>
      </w:pPr>
      <w:r>
        <w:rPr>
          <w:bCs/>
          <w:sz w:val="20"/>
        </w:rPr>
        <w:pict>
          <v:group id="_x0000_s2174" o:spid="_x0000_s2174" o:spt="203" style="position:absolute;left:0pt;margin-left:25.95pt;margin-top:2.35pt;height:287.65pt;width:158.25pt;z-index:251672576;mso-width-relative:page;mso-height-relative:page;" coordorigin="2220,1908" coordsize="3165,5753">
            <o:lock v:ext="edit"/>
            <v:shape id="Object 322" o:spid="_x0000_s2175" o:spt="75" type="#_x0000_t75" style="position:absolute;left:2220;top:2376;height:5285;width:3165;" o:ole="t" filled="f" stroked="f" coordsize="21600,21600">
              <v:path/>
              <v:fill on="f" alignshape="1" focussize="0,0"/>
              <v:stroke on="f"/>
              <v:imagedata r:id="rId70" o:title=""/>
              <o:lock v:ext="edit" aspectratio="t"/>
            </v:shape>
            <v:shape id="_x0000_s2176" o:spid="_x0000_s2176" o:spt="202" type="#_x0000_t202" style="position:absolute;left:2520;top:1908;height:468;width:2520;" stroked="t" coordsize="21600,21600">
              <v:path/>
              <v:fill focussize="0,0"/>
              <v:stroke color="#FFFFFF"/>
              <v:imagedata o:title=""/>
              <o:lock v:ext="edit"/>
              <v:textbox>
                <w:txbxContent>
                  <w:p>
                    <w:pPr>
                      <w:rPr>
                        <w:rFonts w:hint="eastAsia" w:ascii="黑体" w:eastAsia="黑体"/>
                        <w:b/>
                        <w:bCs/>
                      </w:rPr>
                    </w:pPr>
                    <w:r>
                      <w:rPr>
                        <w:rFonts w:hint="eastAsia" w:ascii="黑体" w:eastAsia="黑体"/>
                        <w:b/>
                        <w:bCs/>
                      </w:rPr>
                      <w:t>表3  程序对应文件名</w:t>
                    </w:r>
                  </w:p>
                </w:txbxContent>
              </v:textbox>
            </v:shape>
          </v:group>
          <o:OLEObject Type="Embed" ProgID="Word.Picture.8" ShapeID="Object 322" DrawAspect="Content" ObjectID="_1468075737" r:id="rId69">
            <o:LockedField>false</o:LockedField>
          </o:OLEObject>
        </w:pic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00" w:firstLineChars="200"/>
        <w:rPr>
          <w:rFonts w:hint="eastAsia"/>
          <w:bCs/>
          <w:sz w:val="24"/>
        </w:rPr>
      </w:pPr>
      <w:r>
        <w:rPr>
          <w:bCs/>
          <w:sz w:val="20"/>
        </w:rPr>
        <w:pict>
          <v:group id="_x0000_s2177" o:spid="_x0000_s2177" o:spt="203" style="position:absolute;left:0pt;margin-left:4.95pt;margin-top:7.65pt;height:292.75pt;width:130.4pt;z-index:251674624;mso-width-relative:page;mso-height-relative:page;" coordorigin="1881,8610" coordsize="2608,5855">
            <o:lock v:ext="edit"/>
            <v:shape id="Object 328" o:spid="_x0000_s2178" o:spt="75" type="#_x0000_t75" style="position:absolute;left:1881;top:8610;height:5699;width:2608;" o:ole="t" filled="f" stroked="f" coordsize="21600,21600">
              <v:path/>
              <v:fill on="f" alignshape="1" focussize="0,0"/>
              <v:stroke on="f"/>
              <v:imagedata r:id="rId72" o:title=""/>
              <o:lock v:ext="edit" aspectratio="t"/>
            </v:shape>
            <v:shape id="_x0000_s2179" o:spid="_x0000_s2179" o:spt="202" type="#_x0000_t202" style="position:absolute;left:2061;top:13997;height:468;width:198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图12  会员登录</w:t>
                    </w:r>
                  </w:p>
                </w:txbxContent>
              </v:textbox>
            </v:shape>
          </v:group>
          <o:OLEObject Type="Embed" ProgID="Word.Picture.8" ShapeID="Object 328" DrawAspect="Content" ObjectID="_1468075738" r:id="rId71">
            <o:LockedField>false</o:LockedField>
          </o:OLEObject>
        </w:pic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00" w:firstLineChars="200"/>
        <w:rPr>
          <w:rFonts w:hint="eastAsia"/>
          <w:bCs/>
          <w:sz w:val="24"/>
        </w:rPr>
      </w:pPr>
      <w:r>
        <w:rPr>
          <w:bCs/>
          <w:sz w:val="20"/>
        </w:rPr>
        <w:pict>
          <v:group id="_x0000_s2180" o:spid="_x0000_s2180" o:spt="203" style="position:absolute;left:0pt;margin-left:130.95pt;margin-top:3.85pt;height:230.55pt;width:110.9pt;z-index:251675648;mso-width-relative:page;mso-height-relative:page;" coordorigin="4401,9854" coordsize="2218,4611">
            <o:lock v:ext="edit"/>
            <v:shape id="Object 331" o:spid="_x0000_s2181" o:spt="75" type="#_x0000_t75" style="position:absolute;left:4581;top:9854;height:4143;width:2038;" o:ole="t" filled="f" stroked="f" coordsize="21600,21600">
              <v:path/>
              <v:fill on="f" alignshape="1" focussize="0,0"/>
              <v:stroke on="f"/>
              <v:imagedata r:id="rId74" o:title=""/>
              <o:lock v:ext="edit" aspectratio="t"/>
            </v:shape>
            <v:shape id="_x0000_s2182" o:spid="_x0000_s2182" o:spt="202" type="#_x0000_t202" style="position:absolute;left:4401;top:13997;height:468;width:1980;" stroked="t" coordsize="21600,21600">
              <v:path/>
              <v:fill focussize="0,0"/>
              <v:stroke color="#FFFFFF"/>
              <v:imagedata o:title=""/>
              <o:lock v:ext="edit"/>
              <v:textbox>
                <w:txbxContent>
                  <w:p>
                    <w:pPr>
                      <w:rPr>
                        <w:rFonts w:hint="eastAsia" w:ascii="楷体_GB2312" w:hAnsi="宋体" w:eastAsia="楷体_GB2312"/>
                        <w:b/>
                        <w:bCs/>
                      </w:rPr>
                    </w:pPr>
                    <w:r>
                      <w:rPr>
                        <w:rFonts w:hint="eastAsia" w:ascii="楷体_GB2312" w:hAnsi="宋体" w:eastAsia="楷体_GB2312"/>
                        <w:b/>
                        <w:bCs/>
                      </w:rPr>
                      <w:t>图13  购物流程</w:t>
                    </w:r>
                  </w:p>
                </w:txbxContent>
              </v:textbox>
            </v:shape>
          </v:group>
          <o:OLEObject Type="Embed" ProgID="Word.Picture.8" ShapeID="Object 331" DrawAspect="Content" ObjectID="_1468075739" r:id="rId73">
            <o:LockedField>false</o:LockedField>
          </o:OLEObject>
        </w:pic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pStyle w:val="6"/>
        <w:spacing w:before="156" w:beforeLines="50" w:after="156" w:afterLines="50" w:line="440" w:lineRule="exact"/>
        <w:ind w:left="0" w:leftChars="0"/>
        <w:rPr>
          <w:rFonts w:hint="eastAsia" w:eastAsia="黑体"/>
          <w:b/>
          <w:sz w:val="32"/>
        </w:rPr>
      </w:pPr>
    </w:p>
    <w:p>
      <w:pPr>
        <w:pStyle w:val="6"/>
        <w:spacing w:before="156" w:beforeLines="50" w:after="156" w:afterLines="50" w:line="440" w:lineRule="exact"/>
        <w:ind w:left="0" w:leftChars="0"/>
        <w:rPr>
          <w:rFonts w:hint="eastAsia" w:eastAsia="黑体"/>
          <w:b/>
          <w:sz w:val="32"/>
        </w:rPr>
      </w:pPr>
    </w:p>
    <w:p>
      <w:pPr>
        <w:pStyle w:val="6"/>
        <w:spacing w:before="156" w:beforeLines="50" w:after="156" w:afterLines="50" w:line="440" w:lineRule="exact"/>
        <w:ind w:left="0" w:leftChars="0"/>
        <w:rPr>
          <w:rFonts w:hint="eastAsia" w:eastAsia="黑体"/>
          <w:b/>
          <w:sz w:val="32"/>
        </w:rPr>
      </w:pPr>
    </w:p>
    <w:p>
      <w:pPr>
        <w:pStyle w:val="6"/>
        <w:spacing w:before="156" w:beforeLines="50" w:after="156" w:afterLines="50" w:line="440" w:lineRule="exact"/>
        <w:ind w:left="0" w:leftChars="0"/>
        <w:rPr>
          <w:rFonts w:hint="eastAsia" w:eastAsia="黑体"/>
          <w:b/>
          <w:sz w:val="32"/>
        </w:rPr>
      </w:pPr>
    </w:p>
    <w:p>
      <w:pPr>
        <w:pStyle w:val="6"/>
        <w:spacing w:before="156" w:beforeLines="50" w:after="156" w:afterLines="50" w:line="440" w:lineRule="exact"/>
        <w:ind w:left="0" w:leftChars="0"/>
        <w:rPr>
          <w:rFonts w:hint="eastAsia" w:eastAsia="黑体"/>
          <w:b/>
          <w:sz w:val="32"/>
        </w:rPr>
      </w:pPr>
      <w:r>
        <w:rPr>
          <w:rFonts w:hint="eastAsia"/>
          <w:bCs/>
          <w:sz w:val="24"/>
        </w:rPr>
        <w:t>P8和P9进行结算。如图12：用户可以在P10、P11、P12、P13、P14浏览商品然后用P15查看具体信息。如图13：是对最新商品显示的程序流程图，先对数据库中读取8条记录，如果记录条数不足4条则只在一行显示，如果超过4条则分两行显示，只有上一行显示足4条后，其它的才能在下一行显示。</w:t>
      </w:r>
    </w:p>
    <w:p>
      <w:pPr>
        <w:pStyle w:val="6"/>
        <w:spacing w:before="156" w:beforeLines="50" w:after="156" w:afterLines="50" w:line="440" w:lineRule="exact"/>
        <w:ind w:left="0" w:leftChars="0"/>
        <w:outlineLvl w:val="1"/>
        <w:rPr>
          <w:rFonts w:hint="eastAsia" w:eastAsia="黑体"/>
          <w:b/>
          <w:bCs/>
          <w:sz w:val="32"/>
        </w:rPr>
      </w:pPr>
      <w:r>
        <w:rPr>
          <w:rFonts w:hint="eastAsia" w:eastAsia="黑体"/>
          <w:b/>
          <w:sz w:val="32"/>
        </w:rPr>
        <w:t xml:space="preserve">3.4  </w:t>
      </w:r>
      <w:r>
        <w:rPr>
          <w:rFonts w:hint="eastAsia" w:eastAsia="黑体"/>
          <w:b/>
          <w:bCs/>
          <w:sz w:val="32"/>
        </w:rPr>
        <w:t>实现</w:t>
      </w:r>
    </w:p>
    <w:p>
      <w:pPr>
        <w:rPr>
          <w:rFonts w:hint="eastAsia"/>
          <w:sz w:val="24"/>
        </w:rPr>
      </w:pPr>
      <w:r>
        <w:rPr>
          <w:rFonts w:hint="eastAsia"/>
          <w:sz w:val="24"/>
        </w:rPr>
        <w:t>实现包括编码与维护：</w:t>
      </w:r>
    </w:p>
    <w:p>
      <w:pPr>
        <w:spacing w:line="440" w:lineRule="exact"/>
        <w:ind w:firstLine="480" w:firstLineChars="200"/>
        <w:rPr>
          <w:rFonts w:hint="eastAsia"/>
          <w:bCs/>
          <w:sz w:val="24"/>
        </w:rPr>
      </w:pPr>
      <w:r>
        <w:rPr>
          <w:rFonts w:hint="eastAsia"/>
          <w:bCs/>
          <w:sz w:val="24"/>
        </w:rPr>
        <w:t>源程序代码的逻辑简明清晰、易读易懂是编码一个重要标准，为了做到这一点应该做到下述规则：</w:t>
      </w:r>
    </w:p>
    <w:p>
      <w:pPr>
        <w:spacing w:line="440" w:lineRule="exact"/>
        <w:rPr>
          <w:rFonts w:hint="eastAsia"/>
          <w:bCs/>
          <w:sz w:val="24"/>
        </w:rPr>
      </w:pPr>
      <w:r>
        <w:rPr>
          <w:rFonts w:hint="eastAsia"/>
          <w:bCs/>
          <w:sz w:val="24"/>
        </w:rPr>
        <w:t>(1)  程序内部文档：它包括恰当的标识符，适当的注解和程序的视觉组织等。</w:t>
      </w:r>
    </w:p>
    <w:p>
      <w:pPr>
        <w:spacing w:line="440" w:lineRule="exact"/>
        <w:ind w:left="1680" w:hanging="1680" w:hangingChars="700"/>
        <w:rPr>
          <w:rFonts w:hint="eastAsia"/>
          <w:sz w:val="24"/>
        </w:rPr>
      </w:pPr>
      <w:r>
        <w:rPr>
          <w:rFonts w:hint="eastAsia"/>
          <w:bCs/>
          <w:sz w:val="24"/>
        </w:rPr>
        <w:t>(2)  数据说明：数据说明的次序应该标准化，如果多个变量名在一个语句中说明时，应该按字母排列。</w:t>
      </w:r>
    </w:p>
    <w:p>
      <w:pPr>
        <w:spacing w:line="440" w:lineRule="exact"/>
        <w:rPr>
          <w:rFonts w:hint="eastAsia"/>
          <w:sz w:val="24"/>
        </w:rPr>
      </w:pPr>
      <w:r>
        <w:rPr>
          <w:rFonts w:hint="eastAsia"/>
          <w:bCs/>
          <w:sz w:val="24"/>
        </w:rPr>
        <w:t>(3)  语句构造：遵循简单、高效，尽量少使用嵌套和复杂的条件测试。</w:t>
      </w:r>
    </w:p>
    <w:p>
      <w:pPr>
        <w:spacing w:line="440" w:lineRule="exact"/>
        <w:ind w:left="1920" w:hanging="1920" w:hangingChars="800"/>
        <w:rPr>
          <w:bCs/>
          <w:sz w:val="24"/>
        </w:rPr>
        <w:sectPr>
          <w:headerReference r:id="rId39" w:type="default"/>
          <w:pgSz w:w="11906" w:h="16838"/>
          <w:pgMar w:top="1985" w:right="1418" w:bottom="1701" w:left="1701" w:header="1588" w:footer="1247" w:gutter="0"/>
          <w:cols w:space="720" w:num="1"/>
          <w:docGrid w:type="lines" w:linePitch="312" w:charSpace="0"/>
        </w:sectPr>
      </w:pPr>
      <w:r>
        <w:rPr>
          <w:rFonts w:hint="eastAsia"/>
          <w:bCs/>
          <w:sz w:val="24"/>
        </w:rPr>
        <w:t>(4)  输入/输出：对所有输入、输出数据进行检验，以验证其是否合法，并保持输入格式一致。</w:t>
      </w:r>
    </w:p>
    <w:p>
      <w:pPr>
        <w:spacing w:line="440" w:lineRule="exact"/>
        <w:rPr>
          <w:rFonts w:hint="eastAsia" w:eastAsia="黑体"/>
          <w:b/>
          <w:bCs/>
          <w:sz w:val="24"/>
        </w:rPr>
      </w:pPr>
      <w:r>
        <w:rPr>
          <w:rFonts w:hint="eastAsia"/>
          <w:bCs/>
          <w:sz w:val="24"/>
        </w:rPr>
        <w:t>(5)  效率：尽量减少时间和空间的复杂度。</w:t>
      </w:r>
    </w:p>
    <w:p>
      <w:pPr>
        <w:spacing w:line="440" w:lineRule="exact"/>
        <w:ind w:firstLine="480" w:firstLineChars="200"/>
        <w:rPr>
          <w:rFonts w:hint="eastAsia"/>
          <w:sz w:val="24"/>
        </w:rPr>
      </w:pPr>
      <w:r>
        <w:rPr>
          <w:rFonts w:hint="eastAsia"/>
          <w:sz w:val="24"/>
        </w:rPr>
        <w:t>在WEB测试中，由于设计时是按功能模块进行开发的，因此开始就进行自顶向下测试是比较困难的。我在单元测试通过的情况下，然后再把它们整合到一起进行集中测试。对于少数的关键功能模块，我采用自顶向下的方法，以早期发现模块连接和功能实现上的错误。</w:t>
      </w:r>
    </w:p>
    <w:p>
      <w:pPr>
        <w:spacing w:line="440" w:lineRule="exact"/>
        <w:ind w:firstLine="480" w:firstLineChars="200"/>
        <w:rPr>
          <w:rFonts w:hint="eastAsia"/>
          <w:sz w:val="24"/>
        </w:rPr>
      </w:pPr>
      <w:r>
        <w:rPr>
          <w:rFonts w:hint="eastAsia"/>
          <w:sz w:val="24"/>
        </w:rPr>
        <w:t>由于WEB牵涉的页面比较多，并且大部分都涉及到页面的安全性问题。因此，除了常规的测试之外，我还要进行破坏性和强度测试。</w:t>
      </w:r>
    </w:p>
    <w:p>
      <w:pPr>
        <w:spacing w:before="156" w:beforeLines="50" w:after="156" w:afterLines="50" w:line="440" w:lineRule="exact"/>
        <w:outlineLvl w:val="1"/>
        <w:rPr>
          <w:rFonts w:hint="eastAsia" w:eastAsia="黑体"/>
          <w:b/>
          <w:sz w:val="32"/>
        </w:rPr>
      </w:pPr>
      <w:r>
        <w:rPr>
          <w:rFonts w:hint="eastAsia" w:eastAsia="黑体"/>
          <w:b/>
          <w:sz w:val="32"/>
        </w:rPr>
        <w:t>3.5  网站发布和维护</w:t>
      </w:r>
    </w:p>
    <w:p>
      <w:pPr>
        <w:spacing w:line="440" w:lineRule="exact"/>
        <w:ind w:firstLine="480" w:firstLineChars="200"/>
        <w:rPr>
          <w:rFonts w:hint="eastAsia"/>
          <w:sz w:val="24"/>
        </w:rPr>
      </w:pPr>
      <w:r>
        <w:rPr>
          <w:rFonts w:hint="eastAsia"/>
          <w:sz w:val="24"/>
        </w:rPr>
        <w:t>在网站测试完之后，我就要使它成为公共的站点。这主要是将我的网站上传到WEB服务器上，然后在WEB服务器上配置好数据库，并用预先申请的域名映射到这个WEB服务器的IP地址。</w:t>
      </w:r>
    </w:p>
    <w:p>
      <w:pPr>
        <w:spacing w:line="440" w:lineRule="exact"/>
        <w:ind w:firstLine="480" w:firstLineChars="200"/>
        <w:rPr>
          <w:rFonts w:hint="eastAsia"/>
          <w:sz w:val="24"/>
        </w:rPr>
      </w:pPr>
      <w:r>
        <w:rPr>
          <w:rFonts w:hint="eastAsia"/>
          <w:sz w:val="24"/>
        </w:rPr>
        <w:t>与传统的软件系统不一样，Web系统是比较灵活的，它需要经常更新的。这种更新包括细微的变化到大规模的变化，可以是页面内容的刷新、也可以是整个页面结构框架的更新(例如：整个主页结构的变化、增加或变更一个栏目)。正是因为这种改变是经常存在的，所以大型Web应用系统的管理是一项艰巨的任务。对每一种变化，无论大小，都需要以一种合理的，有控制的方式进行处理。</w:t>
      </w:r>
    </w:p>
    <w:p>
      <w:pPr>
        <w:spacing w:before="156" w:beforeLines="50" w:after="156" w:afterLines="50" w:line="440" w:lineRule="exact"/>
        <w:outlineLvl w:val="1"/>
        <w:rPr>
          <w:rFonts w:hint="eastAsia" w:eastAsia="黑体"/>
          <w:b/>
          <w:bCs/>
          <w:sz w:val="32"/>
        </w:rPr>
      </w:pPr>
      <w:r>
        <w:rPr>
          <w:rFonts w:hint="eastAsia" w:eastAsia="黑体"/>
          <w:b/>
          <w:bCs/>
          <w:sz w:val="32"/>
        </w:rPr>
        <w:t>3.6  虚拟商场安全性设计</w:t>
      </w:r>
    </w:p>
    <w:p>
      <w:pPr>
        <w:spacing w:line="440" w:lineRule="exact"/>
        <w:ind w:firstLine="480" w:firstLineChars="200"/>
        <w:rPr>
          <w:rFonts w:hint="eastAsia"/>
          <w:sz w:val="24"/>
        </w:rPr>
      </w:pPr>
      <w:r>
        <w:rPr>
          <w:rFonts w:hint="eastAsia"/>
          <w:sz w:val="24"/>
        </w:rPr>
        <w:t>由于虚拟商场是以WEB方式运行，因此它的安全性来源于运行环境和系统本身。对于运行环境我们应该及时进行安全跟踪，不断的对其中涉及到的软件进行升级和替换，以防止存在不安全漏洞而被黑客攻击。对于系统本身：为防止代码外泄可以用微软的</w:t>
      </w:r>
      <w:r>
        <w:rPr>
          <w:sz w:val="24"/>
        </w:rPr>
        <w:t>ASPEncoder</w:t>
      </w:r>
      <w:r>
        <w:rPr>
          <w:rFonts w:hint="eastAsia"/>
          <w:sz w:val="24"/>
        </w:rPr>
        <w:t>对系统进行加密，其中对于存在不安全隐患的代码，例如：地址栏中的敏感参数的显示和非正常使用出现的错误，要及时的进行修改和预防。</w:t>
      </w:r>
    </w:p>
    <w:p>
      <w:pPr>
        <w:spacing w:before="156" w:beforeLines="50" w:after="156" w:afterLines="50" w:line="440" w:lineRule="exact"/>
        <w:outlineLvl w:val="0"/>
        <w:rPr>
          <w:rFonts w:hint="eastAsia" w:eastAsia="黑体"/>
          <w:b/>
          <w:bCs/>
          <w:sz w:val="36"/>
        </w:rPr>
      </w:pPr>
      <w:r>
        <w:rPr>
          <w:rFonts w:hint="eastAsia" w:eastAsia="黑体"/>
          <w:b/>
          <w:bCs/>
          <w:sz w:val="36"/>
        </w:rPr>
        <w:t>4  虚拟商场的实现过程</w:t>
      </w:r>
    </w:p>
    <w:p>
      <w:pPr>
        <w:spacing w:before="156" w:beforeLines="50" w:after="156" w:afterLines="50" w:line="440" w:lineRule="exact"/>
        <w:outlineLvl w:val="1"/>
        <w:rPr>
          <w:rFonts w:hint="eastAsia" w:eastAsia="黑体"/>
          <w:b/>
          <w:sz w:val="32"/>
        </w:rPr>
      </w:pPr>
      <w:r>
        <w:rPr>
          <w:rFonts w:hint="eastAsia" w:eastAsia="黑体"/>
          <w:b/>
          <w:sz w:val="32"/>
        </w:rPr>
        <w:t>4.1  数据库设计和连接的实现</w:t>
      </w:r>
    </w:p>
    <w:p>
      <w:pPr>
        <w:spacing w:before="156" w:beforeLines="50" w:after="156" w:afterLines="50" w:line="440" w:lineRule="exact"/>
        <w:outlineLvl w:val="2"/>
        <w:rPr>
          <w:rFonts w:hint="eastAsia" w:eastAsia="黑体"/>
          <w:b/>
          <w:sz w:val="24"/>
        </w:rPr>
      </w:pPr>
      <w:r>
        <w:rPr>
          <w:rFonts w:hint="eastAsia" w:eastAsia="黑体"/>
          <w:b/>
          <w:sz w:val="24"/>
        </w:rPr>
        <w:t>4.1.1  数据库设计的实现</w:t>
      </w:r>
    </w:p>
    <w:p>
      <w:pPr>
        <w:spacing w:line="440" w:lineRule="exact"/>
        <w:ind w:firstLine="480" w:firstLineChars="200"/>
        <w:rPr>
          <w:rFonts w:hint="eastAsia"/>
          <w:bCs/>
          <w:sz w:val="24"/>
        </w:rPr>
      </w:pPr>
      <w:r>
        <w:rPr>
          <w:rFonts w:hint="eastAsia"/>
          <w:bCs/>
          <w:sz w:val="24"/>
        </w:rPr>
        <w:t>首先建立数据库VirtualShop,再建立表,我只列出了Goods表的部分结构。其中Id为标识列，每次自动增加1，GoodsNumber为主键</w:t>
      </w:r>
    </w:p>
    <w:p>
      <w:pPr>
        <w:spacing w:line="440" w:lineRule="exact"/>
        <w:rPr>
          <w:rFonts w:hint="eastAsia" w:eastAsia="黑体"/>
          <w:bCs/>
          <w:sz w:val="24"/>
        </w:rPr>
      </w:pPr>
      <w:r>
        <w:rPr>
          <w:rFonts w:hint="eastAsia" w:eastAsia="黑体"/>
          <w:bCs/>
          <w:sz w:val="24"/>
        </w:rPr>
        <w:t>create database VirtualShop</w:t>
      </w:r>
    </w:p>
    <w:p>
      <w:pPr>
        <w:spacing w:line="440" w:lineRule="exact"/>
        <w:rPr>
          <w:rFonts w:hint="eastAsia" w:eastAsia="黑体"/>
          <w:bCs/>
          <w:sz w:val="32"/>
        </w:rPr>
      </w:pPr>
      <w:r>
        <w:rPr>
          <w:rFonts w:hint="eastAsia" w:eastAsia="黑体"/>
          <w:bCs/>
          <w:sz w:val="24"/>
        </w:rPr>
        <w:t>go</w:t>
      </w:r>
    </w:p>
    <w:p>
      <w:pPr>
        <w:spacing w:line="440" w:lineRule="exact"/>
        <w:rPr>
          <w:rFonts w:eastAsia="黑体"/>
          <w:bCs/>
          <w:sz w:val="24"/>
        </w:rPr>
      </w:pPr>
      <w:r>
        <w:rPr>
          <w:rFonts w:eastAsia="黑体"/>
          <w:bCs/>
          <w:sz w:val="24"/>
        </w:rPr>
        <w:t>CREATE TABLE Goods (</w:t>
      </w:r>
    </w:p>
    <w:p>
      <w:pPr>
        <w:spacing w:line="440" w:lineRule="exact"/>
        <w:rPr>
          <w:rFonts w:hint="eastAsia" w:eastAsia="黑体"/>
          <w:bCs/>
          <w:sz w:val="24"/>
        </w:rPr>
      </w:pPr>
      <w:r>
        <w:rPr>
          <w:rFonts w:eastAsia="黑体"/>
          <w:bCs/>
          <w:sz w:val="24"/>
        </w:rPr>
        <w:tab/>
      </w:r>
      <w:r>
        <w:rPr>
          <w:rFonts w:hint="eastAsia" w:eastAsia="黑体"/>
          <w:bCs/>
          <w:sz w:val="24"/>
        </w:rPr>
        <w:t xml:space="preserve"> </w:t>
      </w:r>
      <w:r>
        <w:rPr>
          <w:rFonts w:eastAsia="黑体"/>
          <w:bCs/>
          <w:sz w:val="24"/>
        </w:rPr>
        <w:t>Id int IDENTITY (1, 1) NOT NULL ,</w:t>
      </w:r>
    </w:p>
    <w:p>
      <w:pPr>
        <w:spacing w:line="440" w:lineRule="exact"/>
        <w:ind w:firstLine="480" w:firstLineChars="200"/>
        <w:rPr>
          <w:rFonts w:hint="eastAsia" w:eastAsia="黑体"/>
          <w:bCs/>
          <w:sz w:val="24"/>
        </w:rPr>
      </w:pPr>
      <w:r>
        <w:rPr>
          <w:rFonts w:eastAsia="黑体"/>
          <w:bCs/>
          <w:sz w:val="24"/>
        </w:rPr>
        <w:t xml:space="preserve">GoodsNumber varchar (50) </w:t>
      </w:r>
      <w:r>
        <w:rPr>
          <w:rFonts w:hint="eastAsia" w:eastAsia="黑体"/>
          <w:bCs/>
          <w:sz w:val="24"/>
        </w:rPr>
        <w:t xml:space="preserve">NOT </w:t>
      </w:r>
      <w:r>
        <w:rPr>
          <w:rFonts w:eastAsia="黑体"/>
          <w:bCs/>
          <w:sz w:val="24"/>
        </w:rPr>
        <w:t xml:space="preserve">NULL </w:t>
      </w:r>
      <w:r>
        <w:rPr>
          <w:rFonts w:hint="eastAsia" w:eastAsia="黑体"/>
          <w:bCs/>
          <w:sz w:val="24"/>
        </w:rPr>
        <w:t>PrimaryKey</w:t>
      </w:r>
      <w:r>
        <w:rPr>
          <w:rFonts w:eastAsia="黑体"/>
          <w:bCs/>
          <w:sz w:val="24"/>
        </w:rPr>
        <w:t>,</w:t>
      </w:r>
    </w:p>
    <w:p>
      <w:pPr>
        <w:pStyle w:val="5"/>
        <w:rPr>
          <w:sz w:val="24"/>
        </w:rPr>
      </w:pPr>
      <w:r>
        <w:rPr>
          <w:sz w:val="24"/>
        </w:rPr>
        <w:tab/>
      </w:r>
      <w:r>
        <w:rPr>
          <w:sz w:val="24"/>
        </w:rPr>
        <w:t>GoodsName varchar (50) NULL ,</w:t>
      </w:r>
    </w:p>
    <w:p>
      <w:pPr>
        <w:spacing w:line="440" w:lineRule="exact"/>
        <w:rPr>
          <w:rFonts w:eastAsia="黑体"/>
          <w:bCs/>
          <w:sz w:val="24"/>
        </w:rPr>
      </w:pPr>
      <w:r>
        <w:rPr>
          <w:rFonts w:eastAsia="黑体"/>
          <w:bCs/>
          <w:sz w:val="24"/>
        </w:rPr>
        <w:tab/>
      </w:r>
      <w:r>
        <w:rPr>
          <w:rFonts w:eastAsia="黑体"/>
          <w:bCs/>
          <w:sz w:val="24"/>
        </w:rPr>
        <w:t>BigSortName varchar (50) NULL ,</w:t>
      </w:r>
    </w:p>
    <w:p>
      <w:pPr>
        <w:spacing w:line="440" w:lineRule="exact"/>
        <w:rPr>
          <w:rFonts w:hint="eastAsia" w:eastAsia="黑体"/>
          <w:bCs/>
          <w:sz w:val="24"/>
        </w:rPr>
      </w:pPr>
      <w:r>
        <w:rPr>
          <w:rFonts w:eastAsia="黑体"/>
          <w:bCs/>
          <w:sz w:val="24"/>
        </w:rPr>
        <w:tab/>
      </w:r>
      <w:r>
        <w:rPr>
          <w:rFonts w:eastAsia="黑体"/>
          <w:bCs/>
          <w:sz w:val="24"/>
        </w:rPr>
        <w:t>SmallSortName varchar (50) NULL ,</w:t>
      </w:r>
    </w:p>
    <w:p>
      <w:pPr>
        <w:spacing w:line="440" w:lineRule="exact"/>
        <w:rPr>
          <w:rFonts w:hint="eastAsia" w:eastAsia="黑体"/>
          <w:bCs/>
          <w:sz w:val="24"/>
        </w:rPr>
      </w:pPr>
      <w:r>
        <w:rPr>
          <w:rFonts w:hint="eastAsia" w:eastAsia="黑体"/>
          <w:bCs/>
          <w:sz w:val="24"/>
        </w:rPr>
        <w:t xml:space="preserve">   </w:t>
      </w:r>
      <w:r>
        <w:rPr>
          <w:rFonts w:hint="eastAsia" w:ascii="黑体" w:eastAsia="黑体"/>
          <w:bCs/>
          <w:sz w:val="24"/>
        </w:rPr>
        <w:t>…</w:t>
      </w:r>
      <w:r>
        <w:rPr>
          <w:rFonts w:hint="eastAsia" w:eastAsia="黑体"/>
          <w:bCs/>
          <w:sz w:val="24"/>
        </w:rPr>
        <w:t>)</w:t>
      </w:r>
    </w:p>
    <w:p>
      <w:pPr>
        <w:spacing w:line="440" w:lineRule="exact"/>
        <w:rPr>
          <w:rFonts w:hint="eastAsia" w:eastAsia="黑体"/>
          <w:bCs/>
          <w:sz w:val="24"/>
        </w:rPr>
      </w:pPr>
      <w:r>
        <w:rPr>
          <w:rFonts w:hint="eastAsia" w:eastAsia="黑体"/>
          <w:bCs/>
          <w:sz w:val="24"/>
        </w:rPr>
        <w:t>go</w:t>
      </w:r>
    </w:p>
    <w:p>
      <w:pPr>
        <w:spacing w:before="156" w:beforeLines="50" w:after="156" w:afterLines="50" w:line="440" w:lineRule="exact"/>
        <w:outlineLvl w:val="2"/>
        <w:rPr>
          <w:rFonts w:hint="eastAsia" w:eastAsia="黑体"/>
          <w:b/>
          <w:bCs/>
          <w:sz w:val="24"/>
        </w:rPr>
      </w:pPr>
      <w:r>
        <w:rPr>
          <w:rFonts w:hint="eastAsia" w:eastAsia="黑体"/>
          <w:b/>
          <w:bCs/>
          <w:sz w:val="24"/>
        </w:rPr>
        <w:t>4.1.2  数据库连接的实现</w:t>
      </w:r>
    </w:p>
    <w:p>
      <w:pPr>
        <w:spacing w:line="440" w:lineRule="exact"/>
        <w:ind w:firstLine="480" w:firstLineChars="200"/>
        <w:rPr>
          <w:rFonts w:hint="eastAsia"/>
          <w:bCs/>
          <w:sz w:val="24"/>
        </w:rPr>
      </w:pPr>
      <w:r>
        <w:rPr>
          <w:rFonts w:hint="eastAsia"/>
          <w:bCs/>
          <w:sz w:val="24"/>
        </w:rPr>
        <w:t>在设计中我采用的是OLEDB方式连接SQLServer数据库，服务器名：ZHLL，账户为：sa，密码为：空，数据库名为：VirtualShop，其中采用的数据库连接对象控件是：ADO，方法为：Connection</w:t>
      </w:r>
    </w:p>
    <w:p>
      <w:pPr>
        <w:spacing w:line="440" w:lineRule="exact"/>
        <w:rPr>
          <w:rFonts w:eastAsia="黑体"/>
          <w:bCs/>
          <w:sz w:val="24"/>
        </w:rPr>
      </w:pPr>
      <w:r>
        <w:rPr>
          <w:rFonts w:eastAsia="黑体"/>
          <w:bCs/>
          <w:sz w:val="24"/>
        </w:rPr>
        <w:t>&lt;%</w:t>
      </w:r>
    </w:p>
    <w:p>
      <w:pPr>
        <w:spacing w:line="440" w:lineRule="exact"/>
        <w:rPr>
          <w:rFonts w:eastAsia="黑体"/>
          <w:bCs/>
          <w:sz w:val="24"/>
        </w:rPr>
      </w:pPr>
      <w:r>
        <w:rPr>
          <w:rFonts w:eastAsia="黑体"/>
          <w:bCs/>
          <w:sz w:val="24"/>
        </w:rPr>
        <w:t xml:space="preserve">  Dim Conn,ConnStr</w:t>
      </w:r>
    </w:p>
    <w:p>
      <w:pPr>
        <w:spacing w:line="440" w:lineRule="exact"/>
        <w:rPr>
          <w:rFonts w:eastAsia="黑体"/>
          <w:bCs/>
          <w:sz w:val="24"/>
        </w:rPr>
      </w:pPr>
      <w:r>
        <w:rPr>
          <w:rFonts w:eastAsia="黑体"/>
          <w:bCs/>
          <w:sz w:val="24"/>
        </w:rPr>
        <w:t xml:space="preserve">  Set Conn=Server.CreateObject("ADODB.Connection")</w:t>
      </w:r>
    </w:p>
    <w:p>
      <w:pPr>
        <w:spacing w:line="440" w:lineRule="exact"/>
        <w:rPr>
          <w:rFonts w:eastAsia="黑体"/>
          <w:bCs/>
          <w:sz w:val="24"/>
        </w:rPr>
      </w:pPr>
      <w:r>
        <w:rPr>
          <w:rFonts w:eastAsia="黑体"/>
          <w:bCs/>
          <w:sz w:val="24"/>
        </w:rPr>
        <w:t xml:space="preserve">  ConnStr="Driver={SQL Server};Server=ZHLL;UID=sa;PWD=;DataBase=VirtualShop"</w:t>
      </w:r>
    </w:p>
    <w:p>
      <w:pPr>
        <w:spacing w:line="440" w:lineRule="exact"/>
        <w:rPr>
          <w:rFonts w:eastAsia="黑体"/>
          <w:bCs/>
          <w:sz w:val="24"/>
        </w:rPr>
      </w:pPr>
      <w:r>
        <w:rPr>
          <w:rFonts w:eastAsia="黑体"/>
          <w:bCs/>
          <w:sz w:val="24"/>
        </w:rPr>
        <w:t xml:space="preserve">  Conn.open ConnStr</w:t>
      </w:r>
    </w:p>
    <w:p>
      <w:pPr>
        <w:spacing w:line="440" w:lineRule="exact"/>
        <w:rPr>
          <w:rFonts w:hint="eastAsia" w:eastAsia="黑体"/>
          <w:bCs/>
          <w:sz w:val="24"/>
        </w:rPr>
      </w:pPr>
      <w:r>
        <w:rPr>
          <w:rFonts w:eastAsia="黑体"/>
          <w:bCs/>
          <w:sz w:val="24"/>
        </w:rPr>
        <w:t>%&gt;</w:t>
      </w:r>
    </w:p>
    <w:p>
      <w:pPr>
        <w:spacing w:before="156" w:beforeLines="50" w:after="156" w:afterLines="50" w:line="440" w:lineRule="exact"/>
        <w:outlineLvl w:val="1"/>
        <w:rPr>
          <w:rFonts w:hint="eastAsia" w:eastAsia="黑体"/>
          <w:bCs/>
          <w:sz w:val="24"/>
        </w:rPr>
      </w:pPr>
      <w:r>
        <w:rPr>
          <w:rFonts w:hint="eastAsia" w:eastAsia="黑体"/>
          <w:b/>
          <w:sz w:val="32"/>
        </w:rPr>
        <w:t>4.2  虚拟商场系统的实现</w:t>
      </w:r>
    </w:p>
    <w:p>
      <w:pPr>
        <w:spacing w:before="156" w:beforeLines="50" w:after="156" w:afterLines="50" w:line="440" w:lineRule="exact"/>
        <w:outlineLvl w:val="2"/>
        <w:rPr>
          <w:rFonts w:hint="eastAsia"/>
          <w:sz w:val="24"/>
        </w:rPr>
      </w:pPr>
      <w:r>
        <w:rPr>
          <w:rFonts w:hint="eastAsia" w:eastAsia="黑体"/>
          <w:b/>
          <w:sz w:val="24"/>
        </w:rPr>
        <w:t>4.2.1  用三维实现购物场景和商品实体</w:t>
      </w:r>
    </w:p>
    <w:p>
      <w:pPr>
        <w:spacing w:line="440" w:lineRule="exact"/>
        <w:ind w:firstLine="480" w:firstLineChars="200"/>
        <w:rPr>
          <w:rFonts w:hint="eastAsia"/>
          <w:bCs/>
          <w:sz w:val="24"/>
        </w:rPr>
      </w:pPr>
      <w:r>
        <w:rPr>
          <w:rFonts w:hint="eastAsia"/>
          <w:bCs/>
          <w:sz w:val="24"/>
        </w:rPr>
        <w:t>如图15：这部分是虚拟商场设计中最为复杂也是技术含量最高的部分。我首先将具有3D效果的场景引入娱乐购物广场的布局中，然后把主要实现部分放在MAIN、BOTTOM和RIGHT区</w:t>
      </w:r>
      <w:r>
        <w:rPr>
          <w:rFonts w:hint="eastAsia"/>
          <w:bCs/>
          <w:sz w:val="24"/>
          <w:vertAlign w:val="superscript"/>
        </w:rPr>
        <w:t>[14]</w:t>
      </w:r>
      <w:r>
        <w:rPr>
          <w:rFonts w:hint="eastAsia"/>
          <w:bCs/>
          <w:sz w:val="24"/>
        </w:rPr>
        <w:t>。</w:t>
      </w:r>
    </w:p>
    <w:p>
      <w:pPr>
        <w:spacing w:line="440" w:lineRule="exact"/>
        <w:ind w:firstLine="480" w:firstLineChars="200"/>
        <w:rPr>
          <w:rFonts w:hint="eastAsia"/>
          <w:bCs/>
          <w:sz w:val="24"/>
        </w:rPr>
      </w:pPr>
      <w:r>
        <w:rPr>
          <w:rFonts w:hint="eastAsia"/>
          <w:bCs/>
          <w:sz w:val="24"/>
        </w:rPr>
        <w:t>在MAIN区，虚拟的人物是放在层中的，以便根据鼠标移动的方向用JavaScript脚本控制层的位置，从而实现人物在特定的操作中随鼠标行走。地板是按活动的实体设计的，它的排列构成了虚拟人物在MAIN区移动区域，当鼠标点击它时，触发鼠标点击事件，虚拟人物就会移动到它所在的位置，同时将它标为已走过路径。在系统初始化时，我默认将所有的物品动态的摆在柜台上，每次只显示4个柜台。当用户把鼠标放在柜台中商品的上方时，商品名、价格等信息会从预先数据库调出的内容自动显示给用户。如果用户想查看具体内容或购买则可以用鼠标点击物品图片。此时商品的信息就会通过页面传递到RIGHT区并显示出来。如果顾客对这些商品不满意，他可以点击本区最右边的导航按钮，系统要根据用户的操作来辨别是进入广场最开始、下四、前四，还是最后四个商柜继续购买物品。为了方便用户在本系统中我还提供了一键进入普通购物商场的功能。</w:t>
      </w:r>
    </w:p>
    <w:p>
      <w:pPr>
        <w:spacing w:line="440" w:lineRule="exact"/>
        <w:ind w:firstLine="480" w:firstLineChars="200"/>
        <w:rPr>
          <w:rFonts w:hint="eastAsia" w:ascii="宋体" w:hAnsi="宋体"/>
          <w:bCs/>
          <w:sz w:val="24"/>
        </w:rPr>
      </w:pPr>
      <w:r>
        <w:rPr>
          <w:rFonts w:hint="eastAsia"/>
          <w:bCs/>
          <w:sz w:val="24"/>
        </w:rPr>
        <w:t>RIGHT区显示商品的信息，它将商品的类别，编号，价格等信息一一显示出来，同时读取数据库中商品的信息判断该商品是否存在三维实体图片，如果有则将其链接显示出来。当用户点击此链接时就会在此区的中下部显示我预先做好的三维实体，顾客可以用左键360</w:t>
      </w:r>
      <w:r>
        <w:rPr>
          <w:rFonts w:hint="eastAsia" w:ascii="宋体" w:hAnsi="宋体"/>
          <w:bCs/>
          <w:sz w:val="24"/>
        </w:rPr>
        <w:t>度的任意旋转物品，并可以用右键放大或缩小物品。物品会自动根据不同的角度自动改变颜色显示的深浅和亮度，对于某些特殊的物品,还可以配以颜色的替换。对于不支持此插件的顾客，我增加了插件自动下载的功能。如果顾客想购买此物品，就点击“放入购物车”按钮，然后进入购物流程。</w:t>
      </w:r>
    </w:p>
    <w:p>
      <w:pPr>
        <w:spacing w:line="440" w:lineRule="exact"/>
        <w:ind w:firstLine="480" w:firstLineChars="200"/>
        <w:rPr>
          <w:rFonts w:hint="eastAsia"/>
          <w:bCs/>
          <w:sz w:val="24"/>
        </w:rPr>
      </w:pPr>
      <w:r>
        <w:rPr>
          <w:rFonts w:hint="eastAsia"/>
          <w:bCs/>
          <w:sz w:val="24"/>
        </w:rPr>
        <w:t>BOTTOM区主要为顾客提供快速选择并进入某一商柜的功能。当用户选择时，MAIN区就会根据用户的选择自动调入相应的商品信息。</w:t>
      </w:r>
    </w:p>
    <w:p>
      <w:pPr>
        <w:spacing w:line="440" w:lineRule="exact"/>
        <w:ind w:firstLine="400" w:firstLineChars="200"/>
        <w:rPr>
          <w:rFonts w:hint="eastAsia"/>
          <w:bCs/>
          <w:sz w:val="24"/>
        </w:rPr>
      </w:pPr>
      <w:r>
        <w:rPr>
          <w:bCs/>
          <w:sz w:val="20"/>
        </w:rPr>
        <mc:AlternateContent>
          <mc:Choice Requires="wpg">
            <w:drawing>
              <wp:anchor distT="0" distB="0" distL="114300" distR="114300" simplePos="0" relativeHeight="251676672" behindDoc="0" locked="0" layoutInCell="1" allowOverlap="1">
                <wp:simplePos x="0" y="0"/>
                <wp:positionH relativeFrom="column">
                  <wp:posOffset>457200</wp:posOffset>
                </wp:positionH>
                <wp:positionV relativeFrom="paragraph">
                  <wp:posOffset>152400</wp:posOffset>
                </wp:positionV>
                <wp:extent cx="5143500" cy="3106420"/>
                <wp:effectExtent l="0" t="0" r="7620" b="17780"/>
                <wp:wrapNone/>
                <wp:docPr id="110" name="组合 110"/>
                <wp:cNvGraphicFramePr/>
                <a:graphic xmlns:a="http://schemas.openxmlformats.org/drawingml/2006/main">
                  <a:graphicData uri="http://schemas.microsoft.com/office/word/2010/wordprocessingGroup">
                    <wpg:wgp>
                      <wpg:cNvGrpSpPr/>
                      <wpg:grpSpPr>
                        <a:xfrm>
                          <a:off x="0" y="0"/>
                          <a:ext cx="5143500" cy="3106420"/>
                          <a:chOff x="2061" y="3021"/>
                          <a:chExt cx="8100" cy="4892"/>
                        </a:xfrm>
                      </wpg:grpSpPr>
                      <pic:pic xmlns:pic="http://schemas.openxmlformats.org/drawingml/2006/picture">
                        <pic:nvPicPr>
                          <pic:cNvPr id="108" name="图片 136" descr="right"/>
                          <pic:cNvPicPr>
                            <a:picLocks noChangeAspect="1"/>
                          </pic:cNvPicPr>
                        </pic:nvPicPr>
                        <pic:blipFill>
                          <a:blip r:embed="rId75"/>
                          <a:stretch>
                            <a:fillRect/>
                          </a:stretch>
                        </pic:blipFill>
                        <pic:spPr>
                          <a:xfrm>
                            <a:off x="2061" y="3021"/>
                            <a:ext cx="8100" cy="4056"/>
                          </a:xfrm>
                          <a:prstGeom prst="rect">
                            <a:avLst/>
                          </a:prstGeom>
                          <a:noFill/>
                          <a:ln>
                            <a:noFill/>
                          </a:ln>
                        </pic:spPr>
                      </pic:pic>
                      <wps:wsp>
                        <wps:cNvPr id="109" name="文本框 109"/>
                        <wps:cNvSpPr txBox="1"/>
                        <wps:spPr>
                          <a:xfrm>
                            <a:off x="4218" y="7445"/>
                            <a:ext cx="234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图15  娱乐购物广场</w:t>
                              </w:r>
                            </w:p>
                          </w:txbxContent>
                        </wps:txbx>
                        <wps:bodyPr upright="1"/>
                      </wps:wsp>
                    </wpg:wgp>
                  </a:graphicData>
                </a:graphic>
              </wp:anchor>
            </w:drawing>
          </mc:Choice>
          <mc:Fallback>
            <w:pict>
              <v:group id="_x0000_s1026" o:spid="_x0000_s1026" o:spt="203" style="position:absolute;left:0pt;margin-left:36pt;margin-top:12pt;height:244.6pt;width:405pt;z-index:251676672;mso-width-relative:page;mso-height-relative:page;" coordorigin="2061,3021" coordsize="8100,4892" o:gfxdata="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">
                <o:lock v:ext="edit" aspectratio="f"/>
                <v:shape id="图片 136" o:spid="_x0000_s1026" o:spt="75" alt="right" type="#_x0000_t75" style="position:absolute;left:2061;top:3021;height:4056;width:8100;" filled="f" o:preferrelative="t" stroked="f" coordsize="21600,21600" o:gfxdata="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tNu/&#10;AAAA3AAAAA8AAAAAAAAAAQAgAAAAIgAAAGRycy9kb3ducmV2LnhtbFBLAQIUABQAAAAIAIdO4kAz&#10;LwWeOwAAADkAAAAQAAAAAAAAAAEAIAAAAA4BAABkcnMvc2hhcGV4bWwueG1sUEsFBgAAAAAGAAYA&#10;WwEAALgDAAAAAA==&#10;">
                  <v:fill on="f" focussize="0,0"/>
                  <v:stroke on="f"/>
                  <v:imagedata r:id="rId75" o:title="right"/>
                  <o:lock v:ext="edit" aspectratio="t"/>
                </v:shape>
                <v:shape id="_x0000_s1026" o:spid="_x0000_s1026" o:spt="202" type="#_x0000_t202" style="position:absolute;left:4218;top:7445;height:468;width:2340;" fillcolor="#FFFFFF" filled="t" stroked="t" coordsize="21600,21600" o:gfxdata="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Gig7sAAADc&#10;AAAADwAAAAAAAAABACAAAAAiAAAAZHJzL2Rvd25yZXYueG1sUEsBAhQAFAAAAAgAh07iQDMvBZ47&#10;AAAAOQAAABAAAAAAAAAAAQAgAAAACgEAAGRycy9zaGFwZXhtbC54bWxQSwUGAAAAAAYABgBbAQAA&#10;tAMA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图15  娱乐购物广场</w:t>
                        </w:r>
                      </w:p>
                    </w:txbxContent>
                  </v:textbox>
                </v:shape>
              </v:group>
            </w:pict>
          </mc:Fallback>
        </mc:AlternateConten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rPr>
          <w:rFonts w:hint="eastAsia"/>
          <w:bCs/>
          <w:sz w:val="24"/>
        </w:rPr>
      </w:pPr>
    </w:p>
    <w:p>
      <w:pPr>
        <w:spacing w:line="440" w:lineRule="exact"/>
        <w:ind w:firstLine="480" w:firstLineChars="200"/>
        <w:rPr>
          <w:rFonts w:hint="eastAsia"/>
          <w:bCs/>
          <w:sz w:val="24"/>
        </w:rPr>
      </w:pPr>
      <w:r>
        <w:rPr>
          <w:rFonts w:hint="eastAsia"/>
          <w:bCs/>
          <w:sz w:val="24"/>
        </w:rPr>
        <w:t>如图16：录顾客点击“放入购物车”按钮后，系统会弹出他的购物车，并显示他已购买的物品和现在想购买的商品，他只要输入现在购买商品的数量就可以完成此步的操作，当然顾客也可以对所购买的物品逐个删除或全部清空。如果顾客想完成本次购买就可以点击收银台进行下一步的操作，也可以继续购物。</w:t>
      </w:r>
    </w:p>
    <w:p>
      <w:pPr>
        <w:spacing w:line="440" w:lineRule="exact"/>
        <w:ind w:firstLine="400" w:firstLineChars="200"/>
        <w:rPr>
          <w:rFonts w:hint="eastAsia"/>
          <w:bCs/>
          <w:sz w:val="24"/>
        </w:rPr>
      </w:pPr>
      <w:r>
        <w:rPr>
          <w:sz w:val="20"/>
        </w:rPr>
        <mc:AlternateContent>
          <mc:Choice Requires="wpg">
            <w:drawing>
              <wp:anchor distT="0" distB="0" distL="114300" distR="114300" simplePos="0" relativeHeight="251678720" behindDoc="0" locked="0" layoutInCell="1" allowOverlap="1">
                <wp:simplePos x="0" y="0"/>
                <wp:positionH relativeFrom="column">
                  <wp:posOffset>2971800</wp:posOffset>
                </wp:positionH>
                <wp:positionV relativeFrom="paragraph">
                  <wp:posOffset>139700</wp:posOffset>
                </wp:positionV>
                <wp:extent cx="2628900" cy="2971800"/>
                <wp:effectExtent l="0" t="0" r="7620" b="15240"/>
                <wp:wrapNone/>
                <wp:docPr id="116" name="组合 116"/>
                <wp:cNvGraphicFramePr/>
                <a:graphic xmlns:a="http://schemas.openxmlformats.org/drawingml/2006/main">
                  <a:graphicData uri="http://schemas.microsoft.com/office/word/2010/wordprocessingGroup">
                    <wpg:wgp>
                      <wpg:cNvGrpSpPr/>
                      <wpg:grpSpPr>
                        <a:xfrm>
                          <a:off x="0" y="0"/>
                          <a:ext cx="2628900" cy="2971800"/>
                          <a:chOff x="6381" y="10565"/>
                          <a:chExt cx="3960" cy="4680"/>
                        </a:xfrm>
                      </wpg:grpSpPr>
                      <pic:pic xmlns:pic="http://schemas.openxmlformats.org/drawingml/2006/picture">
                        <pic:nvPicPr>
                          <pic:cNvPr id="114" name="图片 139" descr="cash"/>
                          <pic:cNvPicPr>
                            <a:picLocks noChangeAspect="1"/>
                          </pic:cNvPicPr>
                        </pic:nvPicPr>
                        <pic:blipFill>
                          <a:blip r:embed="rId76"/>
                          <a:stretch>
                            <a:fillRect/>
                          </a:stretch>
                        </pic:blipFill>
                        <pic:spPr>
                          <a:xfrm>
                            <a:off x="6381" y="10565"/>
                            <a:ext cx="3960" cy="4056"/>
                          </a:xfrm>
                          <a:prstGeom prst="rect">
                            <a:avLst/>
                          </a:prstGeom>
                          <a:noFill/>
                          <a:ln>
                            <a:noFill/>
                          </a:ln>
                        </pic:spPr>
                      </pic:pic>
                      <wps:wsp>
                        <wps:cNvPr id="115" name="文本框 115"/>
                        <wps:cNvSpPr txBox="1"/>
                        <wps:spPr>
                          <a:xfrm>
                            <a:off x="7821" y="14777"/>
                            <a:ext cx="216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eastAsia="楷体_GB2312"/>
                                  <w:b/>
                                  <w:bCs/>
                                </w:rPr>
                              </w:pPr>
                              <w:r>
                                <w:rPr>
                                  <w:rFonts w:hint="eastAsia" w:ascii="楷体_GB2312" w:eastAsia="楷体_GB2312"/>
                                  <w:b/>
                                  <w:bCs/>
                                </w:rPr>
                                <w:t>图17  临时订单图</w:t>
                              </w:r>
                            </w:p>
                          </w:txbxContent>
                        </wps:txbx>
                        <wps:bodyPr upright="1"/>
                      </wps:wsp>
                    </wpg:wgp>
                  </a:graphicData>
                </a:graphic>
              </wp:anchor>
            </w:drawing>
          </mc:Choice>
          <mc:Fallback>
            <w:pict>
              <v:group id="_x0000_s1026" o:spid="_x0000_s1026" o:spt="203" style="position:absolute;left:0pt;margin-left:234pt;margin-top:11pt;height:234pt;width:207pt;z-index:251678720;mso-width-relative:page;mso-height-relative:page;" coordorigin="6381,10565" coordsize="3960,4680" o:gfxdata="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">
                <o:lock v:ext="edit" aspectratio="f"/>
                <v:shape id="图片 139" o:spid="_x0000_s1026" o:spt="75" alt="cash" type="#_x0000_t75" style="position:absolute;left:6381;top:10565;height:4056;width:3960;" filled="f" o:preferrelative="t" stroked="f" coordsize="21600,21600" o:gfxdata="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PCUvQAA&#10;ANwAAAAPAAAAAAAAAAEAIAAAACIAAABkcnMvZG93bnJldi54bWxQSwECFAAUAAAACACHTuJAMy8F&#10;njsAAAA5AAAAEAAAAAAAAAABACAAAAAMAQAAZHJzL3NoYXBleG1sLnhtbFBLBQYAAAAABgAGAFsB&#10;AAC2AwAAAAA=&#10;">
                  <v:fill on="f" focussize="0,0"/>
                  <v:stroke on="f"/>
                  <v:imagedata r:id="rId76" o:title="cash"/>
                  <o:lock v:ext="edit" aspectratio="t"/>
                </v:shape>
                <v:shape id="_x0000_s1026" o:spid="_x0000_s1026" o:spt="202" type="#_x0000_t202" style="position:absolute;left:7821;top:14777;height:468;width:2160;" fillcolor="#FFFFFF" filled="t" stroked="t" coordsize="21600,21600" o:gfxdata="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lPlu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楷体_GB2312" w:eastAsia="楷体_GB2312"/>
                            <w:b/>
                            <w:bCs/>
                          </w:rPr>
                        </w:pPr>
                        <w:r>
                          <w:rPr>
                            <w:rFonts w:hint="eastAsia" w:ascii="楷体_GB2312" w:eastAsia="楷体_GB2312"/>
                            <w:b/>
                            <w:bCs/>
                          </w:rPr>
                          <w:t>图17  临时订单图</w:t>
                        </w:r>
                      </w:p>
                    </w:txbxContent>
                  </v:textbox>
                </v:shape>
              </v:group>
            </w:pict>
          </mc:Fallback>
        </mc:AlternateContent>
      </w:r>
      <w:r>
        <w:rPr>
          <w:sz w:val="20"/>
        </w:rPr>
        <mc:AlternateContent>
          <mc:Choice Requires="wpg">
            <w:drawing>
              <wp:anchor distT="0" distB="0" distL="114300" distR="114300" simplePos="0" relativeHeight="251677696" behindDoc="0" locked="0" layoutInCell="1" allowOverlap="1">
                <wp:simplePos x="0" y="0"/>
                <wp:positionH relativeFrom="column">
                  <wp:posOffset>228600</wp:posOffset>
                </wp:positionH>
                <wp:positionV relativeFrom="paragraph">
                  <wp:posOffset>139700</wp:posOffset>
                </wp:positionV>
                <wp:extent cx="2628900" cy="2476500"/>
                <wp:effectExtent l="0" t="0" r="7620" b="7620"/>
                <wp:wrapNone/>
                <wp:docPr id="89" name="组合 89"/>
                <wp:cNvGraphicFramePr/>
                <a:graphic xmlns:a="http://schemas.openxmlformats.org/drawingml/2006/main">
                  <a:graphicData uri="http://schemas.microsoft.com/office/word/2010/wordprocessingGroup">
                    <wpg:wgp>
                      <wpg:cNvGrpSpPr/>
                      <wpg:grpSpPr>
                        <a:xfrm>
                          <a:off x="0" y="0"/>
                          <a:ext cx="2628900" cy="2476500"/>
                          <a:chOff x="2061" y="10565"/>
                          <a:chExt cx="3780" cy="3744"/>
                        </a:xfrm>
                      </wpg:grpSpPr>
                      <pic:pic xmlns:pic="http://schemas.openxmlformats.org/drawingml/2006/picture">
                        <pic:nvPicPr>
                          <pic:cNvPr id="87" name="图片 142" descr="basket"/>
                          <pic:cNvPicPr>
                            <a:picLocks noChangeAspect="1"/>
                          </pic:cNvPicPr>
                        </pic:nvPicPr>
                        <pic:blipFill>
                          <a:blip r:embed="rId77"/>
                          <a:stretch>
                            <a:fillRect/>
                          </a:stretch>
                        </pic:blipFill>
                        <pic:spPr>
                          <a:xfrm>
                            <a:off x="2061" y="10565"/>
                            <a:ext cx="3780" cy="3120"/>
                          </a:xfrm>
                          <a:prstGeom prst="rect">
                            <a:avLst/>
                          </a:prstGeom>
                          <a:noFill/>
                          <a:ln>
                            <a:noFill/>
                          </a:ln>
                        </pic:spPr>
                      </pic:pic>
                      <wps:wsp>
                        <wps:cNvPr id="88" name="文本框 88"/>
                        <wps:cNvSpPr txBox="1"/>
                        <wps:spPr>
                          <a:xfrm>
                            <a:off x="2961" y="13841"/>
                            <a:ext cx="198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eastAsia="楷体_GB2312"/>
                                  <w:b/>
                                  <w:bCs/>
                                </w:rPr>
                              </w:pPr>
                              <w:r>
                                <w:rPr>
                                  <w:rFonts w:hint="eastAsia" w:ascii="楷体_GB2312" w:eastAsia="楷体_GB2312"/>
                                  <w:b/>
                                  <w:bCs/>
                                </w:rPr>
                                <w:t>图16  购物车图</w:t>
                              </w:r>
                            </w:p>
                          </w:txbxContent>
                        </wps:txbx>
                        <wps:bodyPr upright="1"/>
                      </wps:wsp>
                    </wpg:wgp>
                  </a:graphicData>
                </a:graphic>
              </wp:anchor>
            </w:drawing>
          </mc:Choice>
          <mc:Fallback>
            <w:pict>
              <v:group id="_x0000_s1026" o:spid="_x0000_s1026" o:spt="203" style="position:absolute;left:0pt;margin-left:18pt;margin-top:11pt;height:195pt;width:207pt;z-index:251677696;mso-width-relative:page;mso-height-relative:page;" coordorigin="2061,10565" coordsize="3780,3744" o:gfxdata="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Fhgsxu0AAAAIgEAABkAAABkcnMv&#10;X3JlbHMvZTJvRG9jLnhtbC5yZWxzhY/LCsIwEEX3gv8QZm/TuhCRpm5EcCv1A4ZkmkabB0kU+/cG&#10;3CgILude7jlMu3/aiT0oJuOdgKaqgZGTXhmnBVz642oLLGV0CifvSMBMCfbdctGeacJcRmk0IbFC&#10;cUnAmHPYcZ7kSBZT5QO50gw+WszljJoHlDfUxNd1veHxkwHdF5OdlIB4Ug2wfg7F/J/th8FIOnh5&#10;t+TyDwU3trgLEKOmLMCSMvgOm+oaSAPvWv71WfcC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">
                <o:lock v:ext="edit" aspectratio="f"/>
                <v:shape id="图片 142" o:spid="_x0000_s1026" o:spt="75" alt="basket" type="#_x0000_t75" style="position:absolute;left:2061;top:10565;height:3120;width:3780;" filled="f" o:preferrelative="t" stroked="f" coordsize="21600,21600" o:gfxdata="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uUK74A&#10;AADbAAAADwAAAAAAAAABACAAAAAiAAAAZHJzL2Rvd25yZXYueG1sUEsBAhQAFAAAAAgAh07iQDMv&#10;BZ47AAAAOQAAABAAAAAAAAAAAQAgAAAADQEAAGRycy9zaGFwZXhtbC54bWxQSwUGAAAAAAYABgBb&#10;AQAAtwMAAAAA&#10;">
                  <v:fill on="f" focussize="0,0"/>
                  <v:stroke on="f"/>
                  <v:imagedata r:id="rId77" o:title="basket"/>
                  <o:lock v:ext="edit" aspectratio="t"/>
                </v:shape>
                <v:shape id="_x0000_s1026" o:spid="_x0000_s1026" o:spt="202" type="#_x0000_t202" style="position:absolute;left:2961;top:13841;height:468;width:1980;" fillcolor="#FFFFFF" filled="t" stroked="t" coordsize="21600,21600" o:gfxdata="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yDLi5AAAA2wAA&#10;AA8AAAAAAAAAAQAgAAAAIgAAAGRycy9kb3ducmV2LnhtbFBLAQIUABQAAAAIAIdO4kAzLwWeOwAA&#10;ADkAAAAQAAAAAAAAAAEAIAAAAAgBAABkcnMvc2hhcGV4bWwueG1sUEsFBgAAAAAGAAYAWwEAALID&#10;AAAAAA==&#10;">
                  <v:fill on="t" focussize="0,0"/>
                  <v:stroke color="#FFFFFF" joinstyle="miter"/>
                  <v:imagedata o:title=""/>
                  <o:lock v:ext="edit" aspectratio="f"/>
                  <v:textbox>
                    <w:txbxContent>
                      <w:p>
                        <w:pPr>
                          <w:rPr>
                            <w:rFonts w:hint="eastAsia" w:ascii="楷体_GB2312" w:eastAsia="楷体_GB2312"/>
                            <w:b/>
                            <w:bCs/>
                          </w:rPr>
                        </w:pPr>
                        <w:r>
                          <w:rPr>
                            <w:rFonts w:hint="eastAsia" w:ascii="楷体_GB2312" w:eastAsia="楷体_GB2312"/>
                            <w:b/>
                            <w:bCs/>
                          </w:rPr>
                          <w:t>图16  购物车图</w:t>
                        </w:r>
                      </w:p>
                    </w:txbxContent>
                  </v:textbox>
                </v:shape>
              </v:group>
            </w:pict>
          </mc:Fallback>
        </mc:AlternateConten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rPr>
          <w:rFonts w:hint="eastAsia"/>
          <w:bCs/>
          <w:sz w:val="24"/>
        </w:rPr>
      </w:pPr>
    </w:p>
    <w:p>
      <w:pPr>
        <w:spacing w:line="440" w:lineRule="exact"/>
        <w:ind w:firstLine="480" w:firstLineChars="200"/>
        <w:rPr>
          <w:rFonts w:hint="eastAsia"/>
          <w:bCs/>
          <w:sz w:val="24"/>
        </w:rPr>
      </w:pPr>
      <w:r>
        <w:rPr>
          <w:rFonts w:hint="eastAsia"/>
          <w:bCs/>
          <w:sz w:val="24"/>
        </w:rPr>
        <w:t>如图17：当顾客在收银台进行结算时，系统会对自动提取用户的信息（顾客姓名，地址、电话等）、本次结算费用和运送方式并生成一张临时的订单。顾客可以对其中某些信息进行修改并确认。</w:t>
      </w:r>
    </w:p>
    <w:p>
      <w:pPr>
        <w:spacing w:line="440" w:lineRule="exact"/>
        <w:ind w:firstLine="400" w:firstLineChars="200"/>
        <w:rPr>
          <w:rFonts w:hint="eastAsia"/>
          <w:bCs/>
          <w:sz w:val="24"/>
        </w:rPr>
      </w:pPr>
      <w:r>
        <w:rPr>
          <w:sz w:val="20"/>
        </w:rPr>
        <mc:AlternateContent>
          <mc:Choice Requires="wpg">
            <w:drawing>
              <wp:anchor distT="0" distB="0" distL="114300" distR="114300" simplePos="0" relativeHeight="251680768" behindDoc="0" locked="0" layoutInCell="1" allowOverlap="1">
                <wp:simplePos x="0" y="0"/>
                <wp:positionH relativeFrom="column">
                  <wp:posOffset>2971800</wp:posOffset>
                </wp:positionH>
                <wp:positionV relativeFrom="paragraph">
                  <wp:posOffset>152400</wp:posOffset>
                </wp:positionV>
                <wp:extent cx="2857500" cy="2476500"/>
                <wp:effectExtent l="0" t="0" r="7620" b="7620"/>
                <wp:wrapNone/>
                <wp:docPr id="86" name="组合 86"/>
                <wp:cNvGraphicFramePr/>
                <a:graphic xmlns:a="http://schemas.openxmlformats.org/drawingml/2006/main">
                  <a:graphicData uri="http://schemas.microsoft.com/office/word/2010/wordprocessingGroup">
                    <wpg:wgp>
                      <wpg:cNvGrpSpPr/>
                      <wpg:grpSpPr>
                        <a:xfrm>
                          <a:off x="0" y="0"/>
                          <a:ext cx="2857500" cy="2476500"/>
                          <a:chOff x="6381" y="3545"/>
                          <a:chExt cx="4500" cy="3900"/>
                        </a:xfrm>
                      </wpg:grpSpPr>
                      <pic:pic xmlns:pic="http://schemas.openxmlformats.org/drawingml/2006/picture">
                        <pic:nvPicPr>
                          <pic:cNvPr id="84" name="图片 145" descr="ORDERS"/>
                          <pic:cNvPicPr>
                            <a:picLocks noChangeAspect="1"/>
                          </pic:cNvPicPr>
                        </pic:nvPicPr>
                        <pic:blipFill>
                          <a:blip r:embed="rId78"/>
                          <a:stretch>
                            <a:fillRect/>
                          </a:stretch>
                        </pic:blipFill>
                        <pic:spPr>
                          <a:xfrm>
                            <a:off x="6381" y="3545"/>
                            <a:ext cx="4500" cy="3276"/>
                          </a:xfrm>
                          <a:prstGeom prst="rect">
                            <a:avLst/>
                          </a:prstGeom>
                          <a:noFill/>
                          <a:ln>
                            <a:noFill/>
                          </a:ln>
                        </pic:spPr>
                      </pic:pic>
                      <wps:wsp>
                        <wps:cNvPr id="85" name="文本框 85"/>
                        <wps:cNvSpPr txBox="1"/>
                        <wps:spPr>
                          <a:xfrm>
                            <a:off x="7461" y="6977"/>
                            <a:ext cx="198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eastAsia="楷体_GB2312"/>
                                  <w:b/>
                                  <w:bCs/>
                                </w:rPr>
                              </w:pPr>
                              <w:r>
                                <w:rPr>
                                  <w:rFonts w:hint="eastAsia" w:ascii="楷体_GB2312" w:eastAsia="楷体_GB2312"/>
                                  <w:b/>
                                  <w:bCs/>
                                </w:rPr>
                                <w:t>图19  订单显示</w:t>
                              </w:r>
                            </w:p>
                          </w:txbxContent>
                        </wps:txbx>
                        <wps:bodyPr upright="1"/>
                      </wps:wsp>
                    </wpg:wgp>
                  </a:graphicData>
                </a:graphic>
              </wp:anchor>
            </w:drawing>
          </mc:Choice>
          <mc:Fallback>
            <w:pict>
              <v:group id="_x0000_s1026" o:spid="_x0000_s1026" o:spt="203" style="position:absolute;left:0pt;margin-left:234pt;margin-top:12pt;height:195pt;width:225pt;z-index:251680768;mso-width-relative:page;mso-height-relative:page;" coordorigin="6381,3545" coordsize="4500,3900" o:gfxdata="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">
                <o:lock v:ext="edit" aspectratio="f"/>
                <v:shape id="图片 145" o:spid="_x0000_s1026" o:spt="75" alt="ORDERS" type="#_x0000_t75" style="position:absolute;left:6381;top:3545;height:3276;width:4500;" filled="f" o:preferrelative="t" stroked="f" coordsize="21600,21600" o:gfxdata="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8yM74A&#10;AADbAAAADwAAAAAAAAABACAAAAAiAAAAZHJzL2Rvd25yZXYueG1sUEsBAhQAFAAAAAgAh07iQDMv&#10;BZ47AAAAOQAAABAAAAAAAAAAAQAgAAAADQEAAGRycy9zaGFwZXhtbC54bWxQSwUGAAAAAAYABgBb&#10;AQAAtwMAAAAA&#10;">
                  <v:fill on="f" focussize="0,0"/>
                  <v:stroke on="f"/>
                  <v:imagedata r:id="rId78" o:title="ORDERS"/>
                  <o:lock v:ext="edit" aspectratio="t"/>
                </v:shape>
                <v:shape id="_x0000_s1026" o:spid="_x0000_s1026" o:spt="202" type="#_x0000_t202" style="position:absolute;left:7461;top:6977;height:468;width:1980;" fillcolor="#FFFFFF" filled="t" stroked="t" coordsize="21600,21600" o:gfxdata="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zoya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楷体_GB2312" w:eastAsia="楷体_GB2312"/>
                            <w:b/>
                            <w:bCs/>
                          </w:rPr>
                        </w:pPr>
                        <w:r>
                          <w:rPr>
                            <w:rFonts w:hint="eastAsia" w:ascii="楷体_GB2312" w:eastAsia="楷体_GB2312"/>
                            <w:b/>
                            <w:bCs/>
                          </w:rPr>
                          <w:t>图19  订单显示</w:t>
                        </w:r>
                      </w:p>
                    </w:txbxContent>
                  </v:textbox>
                </v:shape>
              </v:group>
            </w:pict>
          </mc:Fallback>
        </mc:AlternateContent>
      </w:r>
      <w:r>
        <w:rPr>
          <w:sz w:val="20"/>
        </w:rPr>
        <mc:AlternateContent>
          <mc:Choice Requires="wpg">
            <w:drawing>
              <wp:anchor distT="0" distB="0" distL="114300" distR="114300" simplePos="0" relativeHeight="251679744" behindDoc="0" locked="0" layoutInCell="1" allowOverlap="1">
                <wp:simplePos x="0" y="0"/>
                <wp:positionH relativeFrom="column">
                  <wp:posOffset>114300</wp:posOffset>
                </wp:positionH>
                <wp:positionV relativeFrom="paragraph">
                  <wp:posOffset>152400</wp:posOffset>
                </wp:positionV>
                <wp:extent cx="2743200" cy="2476500"/>
                <wp:effectExtent l="0" t="0" r="0" b="7620"/>
                <wp:wrapNone/>
                <wp:docPr id="92" name="组合 92"/>
                <wp:cNvGraphicFramePr/>
                <a:graphic xmlns:a="http://schemas.openxmlformats.org/drawingml/2006/main">
                  <a:graphicData uri="http://schemas.microsoft.com/office/word/2010/wordprocessingGroup">
                    <wpg:wgp>
                      <wpg:cNvGrpSpPr/>
                      <wpg:grpSpPr>
                        <a:xfrm>
                          <a:off x="0" y="0"/>
                          <a:ext cx="2743200" cy="2476500"/>
                          <a:chOff x="1881" y="3545"/>
                          <a:chExt cx="4320" cy="3900"/>
                        </a:xfrm>
                      </wpg:grpSpPr>
                      <pic:pic xmlns:pic="http://schemas.openxmlformats.org/drawingml/2006/picture">
                        <pic:nvPicPr>
                          <pic:cNvPr id="90" name="图片 148" descr="cashsave"/>
                          <pic:cNvPicPr>
                            <a:picLocks noChangeAspect="1"/>
                          </pic:cNvPicPr>
                        </pic:nvPicPr>
                        <pic:blipFill>
                          <a:blip r:embed="rId79"/>
                          <a:stretch>
                            <a:fillRect/>
                          </a:stretch>
                        </pic:blipFill>
                        <pic:spPr>
                          <a:xfrm>
                            <a:off x="1881" y="3545"/>
                            <a:ext cx="4320" cy="3276"/>
                          </a:xfrm>
                          <a:prstGeom prst="rect">
                            <a:avLst/>
                          </a:prstGeom>
                          <a:noFill/>
                          <a:ln>
                            <a:noFill/>
                          </a:ln>
                        </pic:spPr>
                      </pic:pic>
                      <wps:wsp>
                        <wps:cNvPr id="91" name="文本框 91"/>
                        <wps:cNvSpPr txBox="1"/>
                        <wps:spPr>
                          <a:xfrm>
                            <a:off x="2778" y="6977"/>
                            <a:ext cx="1803"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eastAsia="楷体_GB2312"/>
                                  <w:b/>
                                  <w:bCs/>
                                </w:rPr>
                              </w:pPr>
                              <w:r>
                                <w:rPr>
                                  <w:rFonts w:hint="eastAsia" w:ascii="楷体_GB2312" w:eastAsia="楷体_GB2312"/>
                                  <w:b/>
                                  <w:bCs/>
                                </w:rPr>
                                <w:t>图18 提交订单</w:t>
                              </w:r>
                            </w:p>
                          </w:txbxContent>
                        </wps:txbx>
                        <wps:bodyPr upright="1"/>
                      </wps:wsp>
                    </wpg:wgp>
                  </a:graphicData>
                </a:graphic>
              </wp:anchor>
            </w:drawing>
          </mc:Choice>
          <mc:Fallback>
            <w:pict>
              <v:group id="_x0000_s1026" o:spid="_x0000_s1026" o:spt="203" style="position:absolute;left:0pt;margin-left:9pt;margin-top:12pt;height:195pt;width:216pt;z-index:251679744;mso-width-relative:page;mso-height-relative:page;" coordorigin="1881,3545" coordsize="4320,3900" o:gfxdata="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">
                <o:lock v:ext="edit" aspectratio="f"/>
                <v:shape id="图片 148" o:spid="_x0000_s1026" o:spt="75" alt="cashsave" type="#_x0000_t75" style="position:absolute;left:1881;top:3545;height:3276;width:4320;" filled="f" o:preferrelative="t" stroked="f" coordsize="21600,21600" o:gfxdata="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O2pC8AAAA&#10;2wAAAA8AAAAAAAAAAQAgAAAAIgAAAGRycy9kb3ducmV2LnhtbFBLAQIUABQAAAAIAIdO4kAzLwWe&#10;OwAAADkAAAAQAAAAAAAAAAEAIAAAAAsBAABkcnMvc2hhcGV4bWwueG1sUEsFBgAAAAAGAAYAWwEA&#10;ALUDAAAAAA==&#10;">
                  <v:fill on="f" focussize="0,0"/>
                  <v:stroke on="f"/>
                  <v:imagedata r:id="rId79" o:title="cashsave"/>
                  <o:lock v:ext="edit" aspectratio="t"/>
                </v:shape>
                <v:shape id="_x0000_s1026" o:spid="_x0000_s1026" o:spt="202" type="#_x0000_t202" style="position:absolute;left:2778;top:6977;height:468;width:1803;" fillcolor="#FFFFFF" filled="t" stroked="t" coordsize="21600,21600" o:gfxdata="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RM/i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楷体_GB2312" w:eastAsia="楷体_GB2312"/>
                            <w:b/>
                            <w:bCs/>
                          </w:rPr>
                        </w:pPr>
                        <w:r>
                          <w:rPr>
                            <w:rFonts w:hint="eastAsia" w:ascii="楷体_GB2312" w:eastAsia="楷体_GB2312"/>
                            <w:b/>
                            <w:bCs/>
                          </w:rPr>
                          <w:t>图18 提交订单</w:t>
                        </w:r>
                      </w:p>
                    </w:txbxContent>
                  </v:textbox>
                </v:shape>
              </v:group>
            </w:pict>
          </mc:Fallback>
        </mc:AlternateContent>
      </w: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ind w:firstLine="480" w:firstLineChars="200"/>
        <w:rPr>
          <w:rFonts w:hint="eastAsia"/>
          <w:bCs/>
          <w:sz w:val="24"/>
        </w:rPr>
      </w:pPr>
    </w:p>
    <w:p>
      <w:pPr>
        <w:spacing w:line="440" w:lineRule="exact"/>
        <w:rPr>
          <w:rFonts w:hint="eastAsia"/>
          <w:bCs/>
          <w:sz w:val="24"/>
        </w:rPr>
      </w:pPr>
    </w:p>
    <w:p>
      <w:pPr>
        <w:spacing w:line="440" w:lineRule="exact"/>
        <w:ind w:firstLine="480" w:firstLineChars="200"/>
        <w:rPr>
          <w:rFonts w:hint="eastAsia"/>
          <w:bCs/>
          <w:sz w:val="24"/>
        </w:rPr>
      </w:pPr>
      <w:r>
        <w:rPr>
          <w:rFonts w:hint="eastAsia"/>
          <w:bCs/>
          <w:sz w:val="24"/>
        </w:rPr>
        <w:t>如图18：顾客在对订单确认后，就可以提交订单，此时不能再做任何修改。然后系统会生成一张带有订单号、本次付款总额的订单，并写入订单表（如图：19相关的源程序见附录）。</w:t>
      </w:r>
    </w:p>
    <w:p>
      <w:pPr>
        <w:spacing w:before="156" w:beforeLines="50" w:after="156" w:afterLines="50" w:line="440" w:lineRule="exact"/>
        <w:outlineLvl w:val="2"/>
        <w:rPr>
          <w:rFonts w:hint="eastAsia" w:eastAsia="黑体"/>
          <w:b/>
          <w:bCs/>
          <w:sz w:val="24"/>
        </w:rPr>
      </w:pPr>
      <w:r>
        <w:rPr>
          <w:rFonts w:hint="eastAsia" w:eastAsia="黑体"/>
          <w:b/>
          <w:bCs/>
          <w:sz w:val="24"/>
        </w:rPr>
        <w:t>4.2.2  主页显示和用户登录</w:t>
      </w:r>
    </w:p>
    <w:p>
      <w:pPr>
        <w:spacing w:line="440" w:lineRule="exact"/>
        <w:ind w:firstLine="480" w:firstLineChars="200"/>
        <w:rPr>
          <w:rFonts w:hint="eastAsia"/>
          <w:sz w:val="24"/>
        </w:rPr>
      </w:pPr>
      <w:r>
        <w:rPr>
          <w:rFonts w:hint="eastAsia"/>
          <w:bCs/>
          <w:sz w:val="24"/>
        </w:rPr>
        <w:t>如图</w:t>
      </w:r>
      <w:r>
        <w:rPr>
          <w:rFonts w:hint="eastAsia"/>
          <w:sz w:val="24"/>
        </w:rPr>
        <w:t>为了用户的操作方便和易于使用，我将菜单显示、商品搜索、会员登录、目录推荐、最新商品、推荐商品、公告板、热门商品和热卖商品等用ASP中的&lt;!--#include file=</w:t>
      </w:r>
      <w:r>
        <w:rPr>
          <w:sz w:val="24"/>
        </w:rPr>
        <w:t>”</w:t>
      </w:r>
      <w:r>
        <w:rPr>
          <w:rFonts w:hint="eastAsia" w:ascii="宋体" w:hAnsi="宋体"/>
          <w:sz w:val="24"/>
        </w:rPr>
        <w:t>…</w:t>
      </w:r>
      <w:r>
        <w:rPr>
          <w:rFonts w:hint="eastAsia"/>
          <w:sz w:val="24"/>
        </w:rPr>
        <w:t>.asp</w:t>
      </w:r>
      <w:r>
        <w:rPr>
          <w:sz w:val="24"/>
        </w:rPr>
        <w:t>”</w:t>
      </w:r>
      <w:r>
        <w:rPr>
          <w:rFonts w:hint="eastAsia"/>
          <w:sz w:val="24"/>
        </w:rPr>
        <w:t>--&gt;将它们集中在一个页面中进行显示（如图20）。</w:t>
      </w:r>
    </w:p>
    <w:p>
      <w:pPr>
        <w:spacing w:line="440" w:lineRule="exact"/>
        <w:ind w:firstLine="400" w:firstLineChars="200"/>
        <w:rPr>
          <w:rFonts w:hint="eastAsia"/>
          <w:sz w:val="24"/>
        </w:rPr>
      </w:pPr>
      <w:r>
        <w:rPr>
          <w:sz w:val="20"/>
        </w:rPr>
        <mc:AlternateContent>
          <mc:Choice Requires="wpg">
            <w:drawing>
              <wp:anchor distT="0" distB="0" distL="114300" distR="114300" simplePos="0" relativeHeight="251681792" behindDoc="0" locked="0" layoutInCell="1" allowOverlap="1">
                <wp:simplePos x="0" y="0"/>
                <wp:positionH relativeFrom="column">
                  <wp:posOffset>0</wp:posOffset>
                </wp:positionH>
                <wp:positionV relativeFrom="paragraph">
                  <wp:posOffset>139700</wp:posOffset>
                </wp:positionV>
                <wp:extent cx="5715000" cy="2783840"/>
                <wp:effectExtent l="0" t="0" r="0" b="5080"/>
                <wp:wrapNone/>
                <wp:docPr id="97" name="组合 97"/>
                <wp:cNvGraphicFramePr/>
                <a:graphic xmlns:a="http://schemas.openxmlformats.org/drawingml/2006/main">
                  <a:graphicData uri="http://schemas.microsoft.com/office/word/2010/wordprocessingGroup">
                    <wpg:wgp>
                      <wpg:cNvGrpSpPr/>
                      <wpg:grpSpPr>
                        <a:xfrm>
                          <a:off x="0" y="0"/>
                          <a:ext cx="5715000" cy="2783840"/>
                          <a:chOff x="1701" y="5105"/>
                          <a:chExt cx="9000" cy="4384"/>
                        </a:xfrm>
                      </wpg:grpSpPr>
                      <pic:pic xmlns:pic="http://schemas.openxmlformats.org/drawingml/2006/picture">
                        <pic:nvPicPr>
                          <pic:cNvPr id="93" name="图片 151" descr="3"/>
                          <pic:cNvPicPr>
                            <a:picLocks noChangeAspect="1"/>
                          </pic:cNvPicPr>
                        </pic:nvPicPr>
                        <pic:blipFill>
                          <a:blip r:embed="rId80"/>
                          <a:stretch>
                            <a:fillRect/>
                          </a:stretch>
                        </pic:blipFill>
                        <pic:spPr>
                          <a:xfrm>
                            <a:off x="1701" y="5105"/>
                            <a:ext cx="6245" cy="3602"/>
                          </a:xfrm>
                          <a:prstGeom prst="rect">
                            <a:avLst/>
                          </a:prstGeom>
                          <a:noFill/>
                          <a:ln>
                            <a:noFill/>
                          </a:ln>
                        </pic:spPr>
                      </pic:pic>
                      <pic:pic xmlns:pic="http://schemas.openxmlformats.org/drawingml/2006/picture">
                        <pic:nvPicPr>
                          <pic:cNvPr id="94" name="图片 152" descr="reg"/>
                          <pic:cNvPicPr>
                            <a:picLocks noChangeAspect="1"/>
                          </pic:cNvPicPr>
                        </pic:nvPicPr>
                        <pic:blipFill>
                          <a:blip r:embed="rId81"/>
                          <a:stretch>
                            <a:fillRect/>
                          </a:stretch>
                        </pic:blipFill>
                        <pic:spPr>
                          <a:xfrm>
                            <a:off x="8130" y="5105"/>
                            <a:ext cx="2571" cy="3602"/>
                          </a:xfrm>
                          <a:prstGeom prst="rect">
                            <a:avLst/>
                          </a:prstGeom>
                          <a:noFill/>
                          <a:ln>
                            <a:noFill/>
                          </a:ln>
                        </pic:spPr>
                      </pic:pic>
                      <wps:wsp>
                        <wps:cNvPr id="95" name="文本框 95"/>
                        <wps:cNvSpPr txBox="1"/>
                        <wps:spPr>
                          <a:xfrm>
                            <a:off x="3170" y="8935"/>
                            <a:ext cx="1837" cy="415"/>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图20  主页显示</w:t>
                              </w:r>
                            </w:p>
                          </w:txbxContent>
                        </wps:txbx>
                        <wps:bodyPr upright="1"/>
                      </wps:wsp>
                      <wps:wsp>
                        <wps:cNvPr id="96" name="文本框 96"/>
                        <wps:cNvSpPr txBox="1"/>
                        <wps:spPr>
                          <a:xfrm>
                            <a:off x="8130" y="9073"/>
                            <a:ext cx="2020" cy="416"/>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图21  成功登录</w:t>
                              </w:r>
                            </w:p>
                          </w:txbxContent>
                        </wps:txbx>
                        <wps:bodyPr upright="1"/>
                      </wps:wsp>
                    </wpg:wgp>
                  </a:graphicData>
                </a:graphic>
              </wp:anchor>
            </w:drawing>
          </mc:Choice>
          <mc:Fallback>
            <w:pict>
              <v:group id="_x0000_s1026" o:spid="_x0000_s1026" o:spt="203" style="position:absolute;left:0pt;margin-left:0pt;margin-top:11pt;height:219.2pt;width:450pt;z-index:251681792;mso-width-relative:page;mso-height-relative:page;" coordorigin="1701,5105" coordsize="9000,4384" o:gfxdata="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A6AAA&#10;AABSZ2h0bG9uZwAAAK8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OTI5NTBiZWEtY2ZmZC0xMWQ5LWE3ZWEtZmY4&#10;YWM1YzBkYTRkJwogIHhtbG5zOnhhcE1NPSdodHRwOi8vbnMuYWRvYmUuY29tL3hhcC8xLjAvbW0v&#10;Jz4KICA8eGFwTU06RG9jdW1lbnRJRD5hZG9iZTpkb2NpZDpwaG90b3Nob3A6OTI5NTBiZTQtY2Zm&#10;ZC0xMWQ5LWE3ZWEtZmY4YWM1YzBkYTRk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">
                <o:lock v:ext="edit" aspectratio="f"/>
                <v:shape id="图片 151" o:spid="_x0000_s1026" o:spt="75" alt="3" type="#_x0000_t75" style="position:absolute;left:1701;top:5105;height:3602;width:6245;" filled="f" o:preferrelative="t" stroked="f" coordsize="21600,21600" o:gfxdata="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fn0q&#10;wAAAANsAAAAPAAAAAAAAAAEAIAAAACIAAABkcnMvZG93bnJldi54bWxQSwECFAAUAAAACACHTuJA&#10;My8FnjsAAAA5AAAAEAAAAAAAAAABACAAAAAPAQAAZHJzL3NoYXBleG1sLnhtbFBLBQYAAAAABgAG&#10;AFsBAAC5AwAAAAA=&#10;">
                  <v:fill on="f" focussize="0,0"/>
                  <v:stroke on="f"/>
                  <v:imagedata r:id="rId80" o:title="3"/>
                  <o:lock v:ext="edit" aspectratio="t"/>
                </v:shape>
                <v:shape id="图片 152" o:spid="_x0000_s1026" o:spt="75" alt="reg" type="#_x0000_t75" style="position:absolute;left:8130;top:5105;height:3602;width:2571;" filled="f" o:preferrelative="t" stroked="f" coordsize="21600,21600" o:gfxdata="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Uhs/&#10;wAAAANsAAAAPAAAAAAAAAAEAIAAAACIAAABkcnMvZG93bnJldi54bWxQSwECFAAUAAAACACHTuJA&#10;My8FnjsAAAA5AAAAEAAAAAAAAAABACAAAAAPAQAAZHJzL3NoYXBleG1sLnhtbFBLBQYAAAAABgAG&#10;AFsBAAC5AwAAAAA=&#10;">
                  <v:fill on="f" focussize="0,0"/>
                  <v:stroke on="f"/>
                  <v:imagedata r:id="rId81" o:title="reg"/>
                  <o:lock v:ext="edit" aspectratio="t"/>
                </v:shape>
                <v:shape id="_x0000_s1026" o:spid="_x0000_s1026" o:spt="202" type="#_x0000_t202" style="position:absolute;left:3170;top:8935;height:415;width:1837;" fillcolor="#FFFFFF" filled="t" stroked="t" coordsize="21600,21600" o:gfxdata="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qNfu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图20  主页显示</w:t>
                        </w:r>
                      </w:p>
                    </w:txbxContent>
                  </v:textbox>
                </v:shape>
                <v:shape id="_x0000_s1026" o:spid="_x0000_s1026" o:spt="202" type="#_x0000_t202" style="position:absolute;left:8130;top:9073;height:416;width:2020;" fillcolor="#FFFFFF" filled="t" stroked="t" coordsize="21600,21600" o:gfxdata="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irjLsAAADb&#10;AAAADwAAAAAAAAABACAAAAAiAAAAZHJzL2Rvd25yZXYueG1sUEsBAhQAFAAAAAgAh07iQDMvBZ47&#10;AAAAOQAAABAAAAAAAAAAAQAgAAAACgEAAGRycy9zaGFwZXhtbC54bWxQSwUGAAAAAAYABgBbAQAA&#10;tAMA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图21  成功登录</w:t>
                        </w:r>
                      </w:p>
                    </w:txbxContent>
                  </v:textbox>
                </v:shape>
              </v:group>
            </w:pict>
          </mc:Fallback>
        </mc:AlternateContent>
      </w: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r>
        <w:rPr>
          <w:rFonts w:hint="eastAsia"/>
          <w:sz w:val="24"/>
        </w:rPr>
        <w:t>如图21：当会员成功登录后如图，在这部分我将用户的姓名和上次访问时间，短信、订单查询和个人信息修改等功能显示在用户控制面板中，以利于用户的操作。如图会员登录部分，对了防止无关用户用暴力破解的方式非法获得注册用户的账户和密码，在本设计中我采用了目前比较流行的登录验证码，由于它产生于服务器端，并且必须用手工输入验证码的方式才能正确提交信息，用这种方法从很大程度上解决了此问题。用户的某些数据直接涉及到某些保密信息，如何使无关用户不能窃取用户的信息，在设计中需要对这些数据进行加密处理。对于加密处理所采用的算法，我选择了MD5经典加密算法，它的安全性体现在它的算法可逆性的复杂度较高。</w:t>
      </w:r>
    </w:p>
    <w:p>
      <w:pPr>
        <w:spacing w:before="156" w:beforeLines="50" w:after="156" w:afterLines="50" w:line="440" w:lineRule="exact"/>
        <w:outlineLvl w:val="2"/>
        <w:rPr>
          <w:rFonts w:hint="eastAsia"/>
          <w:sz w:val="24"/>
        </w:rPr>
      </w:pPr>
      <w:r>
        <w:rPr>
          <w:rFonts w:hint="eastAsia" w:eastAsia="黑体"/>
          <w:b/>
          <w:bCs/>
          <w:sz w:val="24"/>
        </w:rPr>
        <w:t>4.2.3  商品添加</w:t>
      </w:r>
    </w:p>
    <w:p>
      <w:pPr>
        <w:spacing w:line="440" w:lineRule="exact"/>
        <w:ind w:firstLine="480" w:firstLineChars="200"/>
        <w:rPr>
          <w:rFonts w:hint="eastAsia"/>
          <w:sz w:val="24"/>
        </w:rPr>
      </w:pPr>
      <w:r>
        <w:rPr>
          <w:rFonts w:hint="eastAsia"/>
          <w:sz w:val="24"/>
        </w:rPr>
        <w:t>如图22，这部分涉及的输入内容和检测较多。首先是类别选择：先从数据库中读取大类信息并显示在大类下拉菜单中，然后再根据大类下拉菜单中的名称把属于它的小类信息显示在小类下拉菜单中，当改变大类的选项时，要调用JavaScript和VBScript脚本对小类选项中的内容自动更新；商品的名称、进货价格、市场价格等用普通文本框实现即可，推荐、促销等功能用复选框实现，另外在操作时要进行细节判断，商品名称、底价和市场价格为必须填写内容，会员价、VIP价等要根据商品的销售类型进行填写，如果是销售或特价就可以不填写会员价和VIP价。对于商品的图片，由于涉及两种形势，所以我把它们分开上传。上传后会在只读文本框中将上传之后的文件名显示出来，由于考虑到当上传的图片比较多时，会出现重名现象，所以我以日期和时间来对文件进行命名，采用的上传组件为“化境无组件上传”。</w:t>
      </w:r>
    </w:p>
    <w:p>
      <w:pPr>
        <w:spacing w:line="440" w:lineRule="exact"/>
        <w:ind w:firstLine="480" w:firstLineChars="200"/>
        <w:rPr>
          <w:rFonts w:hint="eastAsia"/>
          <w:sz w:val="24"/>
        </w:rPr>
      </w:pPr>
    </w:p>
    <w:p>
      <w:pPr>
        <w:spacing w:line="440" w:lineRule="exact"/>
        <w:ind w:firstLine="400" w:firstLineChars="200"/>
        <w:rPr>
          <w:rFonts w:hint="eastAsia"/>
          <w:sz w:val="24"/>
        </w:rPr>
      </w:pPr>
      <w:r>
        <w:rPr>
          <w:sz w:val="20"/>
        </w:rPr>
        <mc:AlternateContent>
          <mc:Choice Requires="wpg">
            <w:drawing>
              <wp:anchor distT="0" distB="0" distL="114300" distR="114300" simplePos="0" relativeHeight="251682816" behindDoc="0" locked="0" layoutInCell="1" allowOverlap="1">
                <wp:simplePos x="0" y="0"/>
                <wp:positionH relativeFrom="column">
                  <wp:posOffset>114300</wp:posOffset>
                </wp:positionH>
                <wp:positionV relativeFrom="paragraph">
                  <wp:posOffset>40640</wp:posOffset>
                </wp:positionV>
                <wp:extent cx="5600700" cy="2575560"/>
                <wp:effectExtent l="0" t="0" r="7620" b="15240"/>
                <wp:wrapNone/>
                <wp:docPr id="80" name="组合 80"/>
                <wp:cNvGraphicFramePr/>
                <a:graphic xmlns:a="http://schemas.openxmlformats.org/drawingml/2006/main">
                  <a:graphicData uri="http://schemas.microsoft.com/office/word/2010/wordprocessingGroup">
                    <wpg:wgp>
                      <wpg:cNvGrpSpPr/>
                      <wpg:grpSpPr>
                        <a:xfrm>
                          <a:off x="0" y="0"/>
                          <a:ext cx="5600700" cy="2575560"/>
                          <a:chOff x="1881" y="9629"/>
                          <a:chExt cx="8820" cy="4056"/>
                        </a:xfrm>
                      </wpg:grpSpPr>
                      <pic:pic xmlns:pic="http://schemas.openxmlformats.org/drawingml/2006/picture">
                        <pic:nvPicPr>
                          <pic:cNvPr id="76" name="图片 156" descr="goods"/>
                          <pic:cNvPicPr>
                            <a:picLocks noChangeAspect="1"/>
                          </pic:cNvPicPr>
                        </pic:nvPicPr>
                        <pic:blipFill>
                          <a:blip r:embed="rId82"/>
                          <a:stretch>
                            <a:fillRect/>
                          </a:stretch>
                        </pic:blipFill>
                        <pic:spPr>
                          <a:xfrm>
                            <a:off x="1881" y="9629"/>
                            <a:ext cx="4320" cy="3342"/>
                          </a:xfrm>
                          <a:prstGeom prst="rect">
                            <a:avLst/>
                          </a:prstGeom>
                          <a:noFill/>
                          <a:ln>
                            <a:noFill/>
                          </a:ln>
                        </pic:spPr>
                      </pic:pic>
                      <pic:pic xmlns:pic="http://schemas.openxmlformats.org/drawingml/2006/picture">
                        <pic:nvPicPr>
                          <pic:cNvPr id="77" name="图片 157" descr="class"/>
                          <pic:cNvPicPr>
                            <a:picLocks noChangeAspect="1"/>
                          </pic:cNvPicPr>
                        </pic:nvPicPr>
                        <pic:blipFill>
                          <a:blip r:embed="rId83"/>
                          <a:stretch>
                            <a:fillRect/>
                          </a:stretch>
                        </pic:blipFill>
                        <pic:spPr>
                          <a:xfrm>
                            <a:off x="6381" y="9629"/>
                            <a:ext cx="4320" cy="3276"/>
                          </a:xfrm>
                          <a:prstGeom prst="rect">
                            <a:avLst/>
                          </a:prstGeom>
                          <a:noFill/>
                          <a:ln>
                            <a:noFill/>
                          </a:ln>
                        </pic:spPr>
                      </pic:pic>
                      <wps:wsp>
                        <wps:cNvPr id="78" name="文本框 78"/>
                        <wps:cNvSpPr txBox="1"/>
                        <wps:spPr>
                          <a:xfrm>
                            <a:off x="2601" y="13217"/>
                            <a:ext cx="198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图22  物品添加</w:t>
                              </w:r>
                            </w:p>
                          </w:txbxContent>
                        </wps:txbx>
                        <wps:bodyPr upright="1"/>
                      </wps:wsp>
                      <wps:wsp>
                        <wps:cNvPr id="79" name="文本框 79"/>
                        <wps:cNvSpPr txBox="1"/>
                        <wps:spPr>
                          <a:xfrm>
                            <a:off x="6921" y="13217"/>
                            <a:ext cx="198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ascii="楷体_GB2312" w:hAnsi="宋体" w:eastAsia="楷体_GB2312"/>
                                  <w:b/>
                                  <w:bCs/>
                                </w:rPr>
                              </w:pPr>
                              <w:r>
                                <w:rPr>
                                  <w:rFonts w:hint="eastAsia" w:ascii="楷体_GB2312" w:hAnsi="宋体" w:eastAsia="楷体_GB2312"/>
                                  <w:b/>
                                  <w:bCs/>
                                </w:rPr>
                                <w:t>图23 类别管理</w:t>
                              </w:r>
                            </w:p>
                          </w:txbxContent>
                        </wps:txbx>
                        <wps:bodyPr upright="1"/>
                      </wps:wsp>
                    </wpg:wgp>
                  </a:graphicData>
                </a:graphic>
              </wp:anchor>
            </w:drawing>
          </mc:Choice>
          <mc:Fallback>
            <w:pict>
              <v:group id="_x0000_s1026" o:spid="_x0000_s1026" o:spt="203" style="position:absolute;left:0pt;margin-left:9pt;margin-top:3.2pt;height:202.8pt;width:441pt;z-index:251682816;mso-width-relative:page;mso-height-relative:page;" coordorigin="1881,9629" coordsize="8820,4056" o:gfxdata="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">
                <o:lock v:ext="edit" aspectratio="f"/>
                <v:shape id="图片 156" o:spid="_x0000_s1026" o:spt="75" alt="goods" type="#_x0000_t75" style="position:absolute;left:1881;top:9629;height:3342;width:4320;" filled="f" o:preferrelative="t" stroked="f" coordsize="21600,21600" o:gfxdata="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T3u8AAAA&#10;2wAAAA8AAAAAAAAAAQAgAAAAIgAAAGRycy9kb3ducmV2LnhtbFBLAQIUABQAAAAIAIdO4kAzLwWe&#10;OwAAADkAAAAQAAAAAAAAAAEAIAAAAAsBAABkcnMvc2hhcGV4bWwueG1sUEsFBgAAAAAGAAYAWwEA&#10;ALUDAAAAAA==&#10;">
                  <v:fill on="f" focussize="0,0"/>
                  <v:stroke on="f"/>
                  <v:imagedata r:id="rId82" o:title="goods"/>
                  <o:lock v:ext="edit" aspectratio="t"/>
                </v:shape>
                <v:shape id="图片 157" o:spid="_x0000_s1026" o:spt="75" alt="class" type="#_x0000_t75" style="position:absolute;left:6381;top:9629;height:3276;width:4320;" filled="f" o:preferrelative="t" stroked="f" coordsize="21600,21600" o:gfxdata="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Dzk7gAAADbAAAA&#10;DwAAAAAAAAABACAAAAAiAAAAZHJzL2Rvd25yZXYueG1sUEsBAhQAFAAAAAgAh07iQDMvBZ47AAAA&#10;OQAAABAAAAAAAAAAAQAgAAAABwEAAGRycy9zaGFwZXhtbC54bWxQSwUGAAAAAAYABgBbAQAAsQMA&#10;AAAA&#10;">
                  <v:fill on="f" focussize="0,0"/>
                  <v:stroke on="f"/>
                  <v:imagedata r:id="rId83" o:title="class"/>
                  <o:lock v:ext="edit" aspectratio="t"/>
                </v:shape>
                <v:shape id="_x0000_s1026" o:spid="_x0000_s1026" o:spt="202" type="#_x0000_t202" style="position:absolute;left:2601;top:13217;height:468;width:1980;" fillcolor="#FFFFFF" filled="t" stroked="t" coordsize="21600,21600" o:gfxdata="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2d8n7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图22  物品添加</w:t>
                        </w:r>
                      </w:p>
                    </w:txbxContent>
                  </v:textbox>
                </v:shape>
                <v:shape id="_x0000_s1026" o:spid="_x0000_s1026" o:spt="202" type="#_x0000_t202" style="position:absolute;left:6921;top:13217;height:468;width:1980;" fillcolor="#FFFFFF" filled="t" stroked="t" coordsize="21600,21600" o:gfxdata="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r2QS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rPr>
                            <w:rFonts w:hint="eastAsia" w:ascii="楷体_GB2312" w:hAnsi="宋体" w:eastAsia="楷体_GB2312"/>
                            <w:b/>
                            <w:bCs/>
                          </w:rPr>
                        </w:pPr>
                        <w:r>
                          <w:rPr>
                            <w:rFonts w:hint="eastAsia" w:ascii="楷体_GB2312" w:hAnsi="宋体" w:eastAsia="楷体_GB2312"/>
                            <w:b/>
                            <w:bCs/>
                          </w:rPr>
                          <w:t>图23 类别管理</w:t>
                        </w:r>
                      </w:p>
                    </w:txbxContent>
                  </v:textbox>
                </v:shape>
              </v:group>
            </w:pict>
          </mc:Fallback>
        </mc:AlternateContent>
      </w: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line="440" w:lineRule="exact"/>
        <w:ind w:firstLine="480" w:firstLineChars="200"/>
        <w:rPr>
          <w:rFonts w:hint="eastAsia"/>
          <w:sz w:val="24"/>
        </w:rPr>
      </w:pPr>
    </w:p>
    <w:p>
      <w:pPr>
        <w:spacing w:before="156" w:beforeLines="50" w:after="156" w:afterLines="50" w:line="440" w:lineRule="exact"/>
        <w:outlineLvl w:val="2"/>
        <w:rPr>
          <w:rFonts w:hint="eastAsia"/>
          <w:bCs/>
          <w:sz w:val="24"/>
        </w:rPr>
      </w:pPr>
      <w:r>
        <w:rPr>
          <w:rFonts w:hint="eastAsia" w:eastAsia="黑体"/>
          <w:b/>
          <w:bCs/>
          <w:sz w:val="24"/>
        </w:rPr>
        <w:t>4.2.4  类别管理</w:t>
      </w:r>
    </w:p>
    <w:p>
      <w:pPr>
        <w:spacing w:line="440" w:lineRule="exact"/>
        <w:ind w:firstLine="480" w:firstLineChars="200"/>
        <w:rPr>
          <w:rFonts w:hint="eastAsia"/>
          <w:sz w:val="24"/>
        </w:rPr>
      </w:pPr>
      <w:r>
        <w:rPr>
          <w:rFonts w:hint="eastAsia"/>
          <w:bCs/>
          <w:sz w:val="24"/>
        </w:rPr>
        <w:t>如图23，对于大类商品我将它的编号基数定为：“0001”，当新添加大类时，首先要从数据库中读取最后一条记录中的编号，把它变为数值型存到某一变量中。新添加的商品类别用对变量加1后，再转换为字符型，然后再把它合并到字符“000”的后面，这样一个新的大类编号就可以构造出来。对于小类的添加过程和大类的过程类似只是将它的基数定为“00001”。</w:t>
      </w:r>
    </w:p>
    <w:p>
      <w:pPr>
        <w:spacing w:before="156" w:beforeLines="50" w:after="156" w:afterLines="50" w:line="440" w:lineRule="exact"/>
        <w:outlineLvl w:val="2"/>
        <w:rPr>
          <w:rFonts w:hint="eastAsia" w:eastAsia="黑体"/>
          <w:b/>
          <w:sz w:val="32"/>
        </w:rPr>
      </w:pPr>
      <w:r>
        <w:rPr>
          <w:rFonts w:hint="eastAsia" w:eastAsia="黑体"/>
          <w:b/>
          <w:sz w:val="24"/>
        </w:rPr>
        <w:t>4.2.5  对站内商品信息的搜索</w:t>
      </w:r>
    </w:p>
    <w:p>
      <w:pPr>
        <w:spacing w:line="440" w:lineRule="exact"/>
        <w:ind w:firstLine="480" w:firstLineChars="200"/>
        <w:rPr>
          <w:rFonts w:hint="eastAsia"/>
          <w:sz w:val="24"/>
        </w:rPr>
      </w:pPr>
      <w:r>
        <w:rPr>
          <w:rFonts w:hint="eastAsia"/>
          <w:sz w:val="24"/>
        </w:rPr>
        <w:t>如何帮助用户快速的找到自己需要的产品，实现不同类别的商品的查找是必需的。因此在用户选择大类后，应自动显示出其相应的子类信息的显示。并根据用户输入的条件实现不同条件的组合和模糊查询。这一点我对每种可能情况进行细致的分类并用脚本控制实现过程</w:t>
      </w:r>
      <w:r>
        <w:rPr>
          <w:rFonts w:hint="eastAsia"/>
          <w:sz w:val="24"/>
          <w:vertAlign w:val="superscript"/>
        </w:rPr>
        <w:t>[15]</w:t>
      </w:r>
      <w:r>
        <w:rPr>
          <w:rFonts w:hint="eastAsia"/>
          <w:sz w:val="24"/>
        </w:rPr>
        <w:t>。</w:t>
      </w:r>
    </w:p>
    <w:p>
      <w:pPr>
        <w:spacing w:line="440" w:lineRule="exact"/>
        <w:rPr>
          <w:sz w:val="24"/>
        </w:rPr>
      </w:pPr>
      <w:r>
        <w:rPr>
          <w:rFonts w:hint="eastAsia"/>
          <w:sz w:val="24"/>
        </w:rPr>
        <w:t>(1)  只选择大类：</w:t>
      </w:r>
      <w:r>
        <w:rPr>
          <w:sz w:val="24"/>
        </w:rPr>
        <w:t>Sql="select * from Goods where BigSortName='"+BigSortName+"' order by BigSortName"</w:t>
      </w:r>
    </w:p>
    <w:p>
      <w:pPr>
        <w:spacing w:line="440" w:lineRule="exact"/>
        <w:jc w:val="left"/>
        <w:rPr>
          <w:rFonts w:hint="eastAsia"/>
          <w:sz w:val="24"/>
        </w:rPr>
      </w:pPr>
      <w:r>
        <w:rPr>
          <w:rFonts w:hint="eastAsia"/>
          <w:sz w:val="24"/>
        </w:rPr>
        <w:t>(2)  选择大类和小类：</w:t>
      </w:r>
      <w:r>
        <w:rPr>
          <w:sz w:val="24"/>
        </w:rPr>
        <w:t xml:space="preserve">Sql="select * from Goods where BigSortName='"+BigSortName+"' and SmallSortName='"+SmallSortName+"' order by BigSortName,SmallSortName" </w:t>
      </w:r>
    </w:p>
    <w:p>
      <w:pPr>
        <w:spacing w:line="440" w:lineRule="exact"/>
        <w:jc w:val="left"/>
        <w:rPr>
          <w:rFonts w:hint="eastAsia"/>
          <w:sz w:val="24"/>
        </w:rPr>
      </w:pPr>
      <w:r>
        <w:rPr>
          <w:rFonts w:hint="eastAsia"/>
          <w:sz w:val="24"/>
        </w:rPr>
        <w:t>(3)  选择大类并输入商品名称：</w:t>
      </w:r>
      <w:r>
        <w:rPr>
          <w:sz w:val="24"/>
        </w:rPr>
        <w:t xml:space="preserve">Sql="select * from Goods where BigSortName='"+BigSortName+"' and GoodsName like'%"+GoodsName+"%' order by BigSortName,GoodsName" </w:t>
      </w:r>
    </w:p>
    <w:p>
      <w:pPr>
        <w:spacing w:line="440" w:lineRule="exact"/>
        <w:jc w:val="left"/>
        <w:rPr>
          <w:rFonts w:hint="eastAsia"/>
          <w:sz w:val="24"/>
        </w:rPr>
      </w:pPr>
      <w:r>
        <w:rPr>
          <w:rFonts w:hint="eastAsia"/>
          <w:sz w:val="24"/>
        </w:rPr>
        <w:t>(4) 选择了大类、小类和输入了商品名称：</w:t>
      </w:r>
      <w:r>
        <w:rPr>
          <w:sz w:val="24"/>
        </w:rPr>
        <w:t>Sql="select * from Goods where BigSortName='"+BigSortName+"' and SmallSortName='"+SmallSortName+"' and  GoodsName like'%"+GoodsName+"%'"</w:t>
      </w:r>
    </w:p>
    <w:p>
      <w:pPr>
        <w:spacing w:before="156" w:beforeLines="50" w:after="156" w:afterLines="50" w:line="440" w:lineRule="exact"/>
        <w:outlineLvl w:val="2"/>
        <w:rPr>
          <w:rFonts w:hint="eastAsia" w:eastAsia="黑体"/>
          <w:b/>
          <w:bCs/>
          <w:sz w:val="32"/>
        </w:rPr>
      </w:pPr>
      <w:r>
        <w:rPr>
          <w:rFonts w:hint="eastAsia" w:eastAsia="黑体"/>
          <w:b/>
          <w:sz w:val="24"/>
        </w:rPr>
        <w:t>4.2.6  数据库的完整性和安全性</w:t>
      </w:r>
    </w:p>
    <w:p>
      <w:pPr>
        <w:spacing w:line="440" w:lineRule="exact"/>
        <w:ind w:firstLine="480" w:firstLineChars="200"/>
        <w:rPr>
          <w:rFonts w:hint="eastAsia"/>
          <w:bCs/>
          <w:sz w:val="24"/>
        </w:rPr>
      </w:pPr>
      <w:r>
        <w:rPr>
          <w:rFonts w:hint="eastAsia"/>
          <w:bCs/>
          <w:sz w:val="24"/>
        </w:rPr>
        <w:t>完整性：主要是指数据的正确性和相容性，防止数据库中存在不符合语义的数据，防止错误信息的输入和输出，即所谓垃圾进垃圾出所造成的无效操作和出错处理。在这一部分我主要是在信息提交时用脚本控制，并在写入数据库时再次进行检查</w:t>
      </w:r>
      <w:r>
        <w:rPr>
          <w:rFonts w:hint="eastAsia"/>
          <w:bCs/>
          <w:sz w:val="24"/>
          <w:vertAlign w:val="superscript"/>
        </w:rPr>
        <w:t>[16]</w:t>
      </w:r>
      <w:r>
        <w:rPr>
          <w:rFonts w:hint="eastAsia"/>
          <w:bCs/>
          <w:sz w:val="24"/>
        </w:rPr>
        <w:t>。</w:t>
      </w:r>
    </w:p>
    <w:p>
      <w:pPr>
        <w:spacing w:line="440" w:lineRule="exact"/>
        <w:ind w:firstLine="480" w:firstLineChars="200"/>
        <w:rPr>
          <w:bCs/>
          <w:sz w:val="24"/>
        </w:rPr>
      </w:pPr>
      <w:r>
        <w:rPr>
          <w:bCs/>
          <w:sz w:val="24"/>
        </w:rPr>
        <w:t>&lt;Script language="Javascript"&gt;</w:t>
      </w:r>
    </w:p>
    <w:p>
      <w:pPr>
        <w:spacing w:line="440" w:lineRule="exact"/>
        <w:ind w:firstLine="480" w:firstLineChars="200"/>
        <w:rPr>
          <w:bCs/>
          <w:sz w:val="24"/>
        </w:rPr>
      </w:pPr>
      <w:r>
        <w:rPr>
          <w:bCs/>
          <w:sz w:val="24"/>
        </w:rPr>
        <w:t>&lt;!--</w:t>
      </w:r>
    </w:p>
    <w:p>
      <w:pPr>
        <w:spacing w:line="440" w:lineRule="exact"/>
        <w:ind w:firstLine="480" w:firstLineChars="200"/>
        <w:rPr>
          <w:rFonts w:hint="eastAsia"/>
          <w:bCs/>
          <w:sz w:val="24"/>
        </w:rPr>
      </w:pPr>
      <w:r>
        <w:rPr>
          <w:bCs/>
          <w:sz w:val="24"/>
        </w:rPr>
        <w:t>function LoginCheck(loginform)</w:t>
      </w:r>
    </w:p>
    <w:p>
      <w:pPr>
        <w:spacing w:line="440" w:lineRule="exact"/>
        <w:ind w:firstLine="480" w:firstLineChars="200"/>
        <w:rPr>
          <w:bCs/>
          <w:sz w:val="24"/>
        </w:rPr>
      </w:pPr>
      <w:r>
        <w:rPr>
          <w:bCs/>
          <w:sz w:val="24"/>
        </w:rPr>
        <w:t xml:space="preserve"> {</w:t>
      </w:r>
    </w:p>
    <w:p>
      <w:pPr>
        <w:spacing w:line="440" w:lineRule="exact"/>
        <w:ind w:firstLine="480" w:firstLineChars="200"/>
        <w:rPr>
          <w:bCs/>
          <w:sz w:val="24"/>
        </w:rPr>
      </w:pPr>
      <w:r>
        <w:rPr>
          <w:bCs/>
          <w:sz w:val="24"/>
        </w:rPr>
        <w:t xml:space="preserve">   var userid,pwd;</w:t>
      </w:r>
    </w:p>
    <w:p>
      <w:pPr>
        <w:spacing w:line="440" w:lineRule="exact"/>
        <w:ind w:firstLine="480" w:firstLineChars="200"/>
        <w:rPr>
          <w:bCs/>
          <w:sz w:val="24"/>
        </w:rPr>
      </w:pPr>
      <w:r>
        <w:rPr>
          <w:bCs/>
          <w:sz w:val="24"/>
        </w:rPr>
        <w:t xml:space="preserve">   userid=loginform.UserId.value;</w:t>
      </w:r>
    </w:p>
    <w:p>
      <w:pPr>
        <w:spacing w:line="440" w:lineRule="exact"/>
        <w:ind w:firstLine="480" w:firstLineChars="200"/>
        <w:rPr>
          <w:bCs/>
          <w:sz w:val="24"/>
        </w:rPr>
      </w:pPr>
      <w:r>
        <w:rPr>
          <w:bCs/>
          <w:sz w:val="24"/>
        </w:rPr>
        <w:t xml:space="preserve">   pwd=loginform.PWD.value;</w:t>
      </w:r>
    </w:p>
    <w:p>
      <w:pPr>
        <w:spacing w:line="440" w:lineRule="exact"/>
        <w:ind w:firstLine="480" w:firstLineChars="200"/>
        <w:rPr>
          <w:bCs/>
          <w:sz w:val="24"/>
        </w:rPr>
      </w:pPr>
      <w:r>
        <w:rPr>
          <w:bCs/>
          <w:sz w:val="24"/>
        </w:rPr>
        <w:t xml:space="preserve">   if(userid=="")</w:t>
      </w:r>
    </w:p>
    <w:p>
      <w:pPr>
        <w:spacing w:line="440" w:lineRule="exact"/>
        <w:ind w:firstLine="480" w:firstLineChars="200"/>
        <w:rPr>
          <w:bCs/>
          <w:sz w:val="24"/>
        </w:rPr>
      </w:pPr>
      <w:r>
        <w:rPr>
          <w:bCs/>
          <w:sz w:val="24"/>
        </w:rPr>
        <w:t xml:space="preserve">     {</w:t>
      </w:r>
    </w:p>
    <w:p>
      <w:pPr>
        <w:spacing w:line="440" w:lineRule="exact"/>
        <w:ind w:firstLine="480" w:firstLineChars="200"/>
        <w:rPr>
          <w:rFonts w:hint="eastAsia"/>
          <w:bCs/>
          <w:sz w:val="24"/>
        </w:rPr>
      </w:pPr>
      <w:r>
        <w:rPr>
          <w:rFonts w:hint="eastAsia"/>
          <w:bCs/>
          <w:sz w:val="24"/>
        </w:rPr>
        <w:tab/>
      </w:r>
      <w:r>
        <w:rPr>
          <w:rFonts w:hint="eastAsia"/>
          <w:bCs/>
          <w:sz w:val="24"/>
        </w:rPr>
        <w:t xml:space="preserve">   alert("请输入账户!");</w:t>
      </w:r>
    </w:p>
    <w:p>
      <w:pPr>
        <w:spacing w:line="440" w:lineRule="exact"/>
        <w:ind w:firstLine="480" w:firstLineChars="200"/>
        <w:rPr>
          <w:bCs/>
          <w:sz w:val="24"/>
        </w:rPr>
      </w:pPr>
      <w:r>
        <w:rPr>
          <w:bCs/>
          <w:sz w:val="24"/>
        </w:rPr>
        <w:tab/>
      </w:r>
      <w:r>
        <w:rPr>
          <w:bCs/>
          <w:sz w:val="24"/>
        </w:rPr>
        <w:t xml:space="preserve">   return false;</w:t>
      </w:r>
    </w:p>
    <w:p>
      <w:pPr>
        <w:spacing w:line="440" w:lineRule="exact"/>
        <w:ind w:firstLine="480" w:firstLineChars="200"/>
        <w:rPr>
          <w:bCs/>
          <w:sz w:val="24"/>
        </w:rPr>
      </w:pPr>
      <w:r>
        <w:rPr>
          <w:bCs/>
          <w:sz w:val="24"/>
        </w:rPr>
        <w:tab/>
      </w:r>
      <w:r>
        <w:rPr>
          <w:bCs/>
          <w:sz w:val="24"/>
        </w:rPr>
        <w:t xml:space="preserve"> }</w:t>
      </w:r>
    </w:p>
    <w:p>
      <w:pPr>
        <w:spacing w:line="440" w:lineRule="exact"/>
        <w:ind w:firstLine="480" w:firstLineChars="200"/>
        <w:rPr>
          <w:bCs/>
          <w:sz w:val="24"/>
        </w:rPr>
      </w:pPr>
      <w:r>
        <w:rPr>
          <w:bCs/>
          <w:sz w:val="24"/>
        </w:rPr>
        <w:tab/>
      </w:r>
      <w:r>
        <w:rPr>
          <w:bCs/>
          <w:sz w:val="24"/>
        </w:rPr>
        <w:t>if (pwd=="")</w:t>
      </w:r>
    </w:p>
    <w:p>
      <w:pPr>
        <w:spacing w:line="440" w:lineRule="exact"/>
        <w:ind w:firstLine="480" w:firstLineChars="200"/>
        <w:rPr>
          <w:bCs/>
          <w:sz w:val="24"/>
        </w:rPr>
      </w:pPr>
      <w:r>
        <w:rPr>
          <w:bCs/>
          <w:sz w:val="24"/>
        </w:rPr>
        <w:tab/>
      </w:r>
      <w:r>
        <w:rPr>
          <w:bCs/>
          <w:sz w:val="24"/>
        </w:rPr>
        <w:t>{</w:t>
      </w:r>
    </w:p>
    <w:p>
      <w:pPr>
        <w:spacing w:line="440" w:lineRule="exact"/>
        <w:ind w:firstLine="480" w:firstLineChars="200"/>
        <w:rPr>
          <w:rFonts w:hint="eastAsia"/>
          <w:bCs/>
          <w:sz w:val="24"/>
        </w:rPr>
      </w:pPr>
      <w:r>
        <w:rPr>
          <w:rFonts w:hint="eastAsia"/>
          <w:bCs/>
          <w:sz w:val="24"/>
        </w:rPr>
        <w:tab/>
      </w:r>
      <w:r>
        <w:rPr>
          <w:rFonts w:hint="eastAsia"/>
          <w:bCs/>
          <w:sz w:val="24"/>
        </w:rPr>
        <w:t xml:space="preserve">  alert("请输入密码!");</w:t>
      </w:r>
    </w:p>
    <w:p>
      <w:pPr>
        <w:spacing w:line="440" w:lineRule="exact"/>
        <w:ind w:firstLine="480" w:firstLineChars="200"/>
        <w:rPr>
          <w:bCs/>
          <w:sz w:val="24"/>
        </w:rPr>
      </w:pPr>
      <w:r>
        <w:rPr>
          <w:bCs/>
          <w:sz w:val="24"/>
        </w:rPr>
        <w:tab/>
      </w:r>
      <w:r>
        <w:rPr>
          <w:bCs/>
          <w:sz w:val="24"/>
        </w:rPr>
        <w:t xml:space="preserve">  return false;</w:t>
      </w:r>
    </w:p>
    <w:p>
      <w:pPr>
        <w:spacing w:line="440" w:lineRule="exact"/>
        <w:ind w:firstLine="480" w:firstLineChars="200"/>
        <w:rPr>
          <w:bCs/>
          <w:sz w:val="24"/>
        </w:rPr>
      </w:pPr>
      <w:r>
        <w:rPr>
          <w:bCs/>
          <w:sz w:val="24"/>
        </w:rPr>
        <w:tab/>
      </w:r>
      <w:r>
        <w:rPr>
          <w:bCs/>
          <w:sz w:val="24"/>
        </w:rPr>
        <w:t>}</w:t>
      </w:r>
    </w:p>
    <w:p>
      <w:pPr>
        <w:spacing w:line="440" w:lineRule="exact"/>
        <w:ind w:firstLine="480" w:firstLineChars="200"/>
        <w:rPr>
          <w:bCs/>
          <w:sz w:val="24"/>
        </w:rPr>
      </w:pPr>
      <w:r>
        <w:rPr>
          <w:bCs/>
          <w:sz w:val="24"/>
        </w:rPr>
        <w:t xml:space="preserve"> }</w:t>
      </w:r>
    </w:p>
    <w:p>
      <w:pPr>
        <w:spacing w:line="440" w:lineRule="exact"/>
        <w:ind w:firstLine="480" w:firstLineChars="200"/>
        <w:rPr>
          <w:bCs/>
          <w:sz w:val="24"/>
        </w:rPr>
      </w:pPr>
      <w:r>
        <w:rPr>
          <w:bCs/>
          <w:sz w:val="24"/>
        </w:rPr>
        <w:t xml:space="preserve"> //--&gt;</w:t>
      </w:r>
    </w:p>
    <w:p>
      <w:pPr>
        <w:spacing w:line="440" w:lineRule="exact"/>
        <w:ind w:firstLine="480" w:firstLineChars="200"/>
        <w:rPr>
          <w:rFonts w:hint="eastAsia"/>
          <w:bCs/>
          <w:sz w:val="24"/>
        </w:rPr>
      </w:pPr>
      <w:r>
        <w:rPr>
          <w:bCs/>
          <w:sz w:val="24"/>
        </w:rPr>
        <w:t>&lt;/Script&gt;</w:t>
      </w:r>
    </w:p>
    <w:p>
      <w:pPr>
        <w:spacing w:line="440" w:lineRule="exact"/>
        <w:ind w:firstLine="480" w:firstLineChars="200"/>
        <w:rPr>
          <w:rFonts w:hint="eastAsia"/>
          <w:bCs/>
          <w:sz w:val="24"/>
        </w:rPr>
      </w:pPr>
      <w:r>
        <w:rPr>
          <w:rFonts w:hint="eastAsia"/>
          <w:bCs/>
          <w:sz w:val="24"/>
        </w:rPr>
        <w:t>安全性：主是保护数据库防止恶意的破坏和非法的存取，也就是说安全性措施的防范对象是非法用户和非法操作。比如现在比较流行的SQL注入技术，用下面的方法就可以从一定程度上预防：</w:t>
      </w:r>
    </w:p>
    <w:p>
      <w:pPr>
        <w:spacing w:line="440" w:lineRule="exact"/>
        <w:ind w:firstLine="480" w:firstLineChars="200"/>
        <w:rPr>
          <w:rFonts w:hint="eastAsia"/>
          <w:bCs/>
          <w:sz w:val="24"/>
        </w:rPr>
      </w:pPr>
      <w:r>
        <w:rPr>
          <w:rFonts w:hint="eastAsia"/>
          <w:bCs/>
          <w:sz w:val="24"/>
        </w:rPr>
        <w:t>&lt;%</w:t>
      </w:r>
    </w:p>
    <w:p>
      <w:pPr>
        <w:spacing w:line="440" w:lineRule="exact"/>
        <w:ind w:firstLine="720" w:firstLineChars="300"/>
        <w:rPr>
          <w:rFonts w:hint="eastAsia"/>
          <w:bCs/>
          <w:sz w:val="24"/>
        </w:rPr>
      </w:pPr>
      <w:r>
        <w:rPr>
          <w:bCs/>
          <w:sz w:val="24"/>
        </w:rPr>
        <w:t>UserId=replace(trim(request("UserId")),"'","’")</w:t>
      </w:r>
    </w:p>
    <w:p>
      <w:pPr>
        <w:spacing w:line="440" w:lineRule="exact"/>
        <w:ind w:firstLine="480" w:firstLineChars="200"/>
        <w:rPr>
          <w:bCs/>
          <w:sz w:val="24"/>
        </w:rPr>
      </w:pPr>
      <w:r>
        <w:rPr>
          <w:bCs/>
          <w:sz w:val="24"/>
        </w:rPr>
        <w:t xml:space="preserve">  PWD=MD5(trim(request("PWD")))</w:t>
      </w:r>
    </w:p>
    <w:p>
      <w:pPr>
        <w:spacing w:line="440" w:lineRule="exact"/>
        <w:ind w:firstLine="480" w:firstLineChars="200"/>
        <w:rPr>
          <w:rFonts w:hint="eastAsia"/>
          <w:bCs/>
          <w:sz w:val="24"/>
        </w:rPr>
      </w:pPr>
      <w:r>
        <w:rPr>
          <w:bCs/>
          <w:sz w:val="24"/>
        </w:rPr>
        <w:t xml:space="preserve">  verifycode=trim(request("verifycode"))</w:t>
      </w:r>
    </w:p>
    <w:p>
      <w:pPr>
        <w:spacing w:line="440" w:lineRule="exact"/>
        <w:ind w:firstLine="720" w:firstLineChars="300"/>
        <w:rPr>
          <w:rFonts w:hint="eastAsia"/>
          <w:bCs/>
          <w:sz w:val="24"/>
        </w:rPr>
      </w:pPr>
      <w:r>
        <w:rPr>
          <w:rFonts w:hint="eastAsia" w:ascii="宋体" w:hAnsi="宋体"/>
          <w:bCs/>
          <w:sz w:val="24"/>
        </w:rPr>
        <w:t>…</w:t>
      </w:r>
    </w:p>
    <w:p>
      <w:pPr>
        <w:spacing w:line="440" w:lineRule="exact"/>
        <w:ind w:firstLine="480" w:firstLineChars="200"/>
        <w:rPr>
          <w:rFonts w:hint="eastAsia"/>
          <w:bCs/>
          <w:sz w:val="24"/>
        </w:rPr>
      </w:pPr>
      <w:r>
        <w:rPr>
          <w:rFonts w:hint="eastAsia"/>
          <w:bCs/>
          <w:sz w:val="24"/>
        </w:rPr>
        <w:t>%&gt;</w:t>
      </w:r>
    </w:p>
    <w:p>
      <w:pPr>
        <w:spacing w:before="156" w:beforeLines="50" w:after="156" w:afterLines="50" w:line="440" w:lineRule="exact"/>
        <w:rPr>
          <w:rFonts w:hint="eastAsia" w:eastAsia="黑体"/>
          <w:b/>
          <w:bCs/>
          <w:sz w:val="36"/>
        </w:rPr>
      </w:pPr>
    </w:p>
    <w:p>
      <w:pPr>
        <w:spacing w:before="156" w:beforeLines="50" w:after="156" w:afterLines="50" w:line="440" w:lineRule="exact"/>
        <w:rPr>
          <w:rFonts w:hint="eastAsia" w:eastAsia="黑体"/>
          <w:b/>
          <w:bCs/>
          <w:sz w:val="36"/>
        </w:rPr>
      </w:pPr>
    </w:p>
    <w:p>
      <w:pPr>
        <w:spacing w:before="156" w:beforeLines="50" w:after="156" w:afterLines="50" w:line="440" w:lineRule="exact"/>
        <w:outlineLvl w:val="0"/>
        <w:rPr>
          <w:rFonts w:hint="eastAsia" w:eastAsia="黑体"/>
          <w:b/>
          <w:bCs/>
          <w:sz w:val="36"/>
        </w:rPr>
      </w:pPr>
      <w:r>
        <w:rPr>
          <w:rFonts w:hint="eastAsia" w:eastAsia="黑体"/>
          <w:b/>
          <w:bCs/>
          <w:sz w:val="36"/>
        </w:rPr>
        <w:t>5  站点运行情况</w:t>
      </w:r>
    </w:p>
    <w:p>
      <w:pPr>
        <w:spacing w:line="440" w:lineRule="exact"/>
        <w:ind w:firstLine="480" w:firstLineChars="200"/>
        <w:rPr>
          <w:rFonts w:hint="eastAsia"/>
          <w:sz w:val="24"/>
        </w:rPr>
      </w:pPr>
      <w:r>
        <w:rPr>
          <w:rFonts w:hint="eastAsia"/>
          <w:sz w:val="24"/>
        </w:rPr>
        <w:t>在虚拟商场的实现中，对于设计中的系统功能模块我基本上都已实现，并且运行正常。在界面设计中三维娱乐广场部分由于受条件制约和开发水平的限制对于三维场景的实现有些不足。</w:t>
      </w:r>
    </w:p>
    <w:p>
      <w:pPr>
        <w:spacing w:before="156" w:beforeLines="50" w:after="156" w:afterLines="50" w:line="440" w:lineRule="exact"/>
        <w:outlineLvl w:val="0"/>
        <w:rPr>
          <w:rFonts w:hint="eastAsia"/>
          <w:sz w:val="24"/>
        </w:rPr>
      </w:pPr>
      <w:r>
        <w:rPr>
          <w:rFonts w:hint="eastAsia" w:eastAsia="黑体"/>
          <w:b/>
          <w:bCs/>
          <w:sz w:val="36"/>
        </w:rPr>
        <w:t>6  结束语</w:t>
      </w:r>
    </w:p>
    <w:p>
      <w:pPr>
        <w:spacing w:line="440" w:lineRule="exact"/>
        <w:ind w:firstLine="480" w:firstLineChars="200"/>
        <w:rPr>
          <w:sz w:val="24"/>
        </w:rPr>
        <w:sectPr>
          <w:headerReference r:id="rId40" w:type="default"/>
          <w:type w:val="continuous"/>
          <w:pgSz w:w="11906" w:h="16838"/>
          <w:pgMar w:top="1985" w:right="1418" w:bottom="1701" w:left="1701" w:header="1588" w:footer="1247" w:gutter="0"/>
          <w:cols w:space="720" w:num="1"/>
          <w:docGrid w:type="lines" w:linePitch="312" w:charSpace="0"/>
        </w:sectPr>
      </w:pPr>
      <w:r>
        <w:rPr>
          <w:rFonts w:hint="eastAsia"/>
          <w:sz w:val="24"/>
        </w:rPr>
        <w:t>虚拟商场是一个比较大的系统，它涉及到购物流程、支付平台和商品配送等。在这次设计中，我完成了用户注册、登录，商品信息显示、购买，生成订单和场景、实体的三维显示等基本功能。通过这次设计，我对ASP和SQLServer技术在虚拟商场中的应用有了更深一层的认识和应用。在以后虚拟商场的建设中可能会遇到一些意想不到的难题，我会在以后的学习和工作中会做进一步的学习和探索，以取得更大的进步。</w:t>
      </w:r>
    </w:p>
    <w:p>
      <w:pPr>
        <w:spacing w:line="440" w:lineRule="exact"/>
        <w:rPr>
          <w:rFonts w:hint="eastAsia"/>
          <w:sz w:val="24"/>
        </w:rPr>
      </w:pPr>
    </w:p>
    <w:p>
      <w:pPr>
        <w:spacing w:line="440" w:lineRule="exact"/>
        <w:rPr>
          <w:rFonts w:hint="eastAsia"/>
          <w:sz w:val="24"/>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eastAsia"/>
        </w:rPr>
      </w:pPr>
      <w:r>
        <w:rPr>
          <w:rFonts w:hint="eastAsia"/>
        </w:rPr>
        <w:t>[1]中国就业指导中心，电子商务师，北京：中央广播电视大学出版社，2002</w:t>
      </w:r>
    </w:p>
    <w:p>
      <w:pPr>
        <w:spacing w:line="360" w:lineRule="exact"/>
        <w:rPr>
          <w:rFonts w:hint="eastAsia"/>
          <w:color w:val="000000"/>
          <w:kern w:val="44"/>
        </w:rPr>
      </w:pPr>
      <w:r>
        <w:rPr>
          <w:rFonts w:hint="eastAsia"/>
          <w:color w:val="000000"/>
          <w:kern w:val="44"/>
        </w:rPr>
        <w:t>[2]胡志详，范志伟，3D虚拟商场，091 CSIE-S020，1~2</w:t>
      </w:r>
    </w:p>
    <w:p>
      <w:pPr>
        <w:spacing w:line="360" w:lineRule="exact"/>
        <w:rPr>
          <w:rFonts w:hint="eastAsia"/>
          <w:color w:val="000000"/>
        </w:rPr>
      </w:pPr>
      <w:r>
        <w:rPr>
          <w:rFonts w:hint="eastAsia"/>
          <w:color w:val="000000"/>
        </w:rPr>
        <w:t>[3]</w:t>
      </w:r>
      <w:r>
        <w:rPr>
          <w:color w:val="000000"/>
        </w:rPr>
        <w:t>Web设计里的软件工程思想</w:t>
      </w:r>
      <w:r>
        <w:rPr>
          <w:rFonts w:hint="eastAsia"/>
          <w:color w:val="000000"/>
        </w:rPr>
        <w:t>，</w:t>
      </w:r>
      <w:r>
        <w:rPr>
          <w:color w:val="000000"/>
        </w:rPr>
        <w:fldChar w:fldCharType="begin"/>
      </w:r>
      <w:r>
        <w:rPr>
          <w:color w:val="000000"/>
        </w:rPr>
        <w:instrText xml:space="preserve"> HYPERLINK "</w:instrText>
      </w:r>
      <w:r>
        <w:rPr>
          <w:rFonts w:hint="eastAsia"/>
          <w:color w:val="000000"/>
        </w:rPr>
        <w:instrText xml:space="preserve">http://www.</w:instrText>
      </w:r>
      <w:r>
        <w:instrText xml:space="preserve">csdn.net</w:instrText>
      </w:r>
      <w:r>
        <w:rPr>
          <w:color w:val="000000"/>
        </w:rPr>
        <w:instrText xml:space="preserve">" </w:instrText>
      </w:r>
      <w:r>
        <w:rPr>
          <w:color w:val="000000"/>
        </w:rPr>
        <w:fldChar w:fldCharType="separate"/>
      </w:r>
      <w:r>
        <w:rPr>
          <w:rStyle w:val="14"/>
          <w:rFonts w:hint="eastAsia"/>
        </w:rPr>
        <w:t>http://www.</w:t>
      </w:r>
      <w:r>
        <w:rPr>
          <w:rStyle w:val="14"/>
        </w:rPr>
        <w:t>csdn.net</w:t>
      </w:r>
      <w:r>
        <w:rPr>
          <w:color w:val="000000"/>
        </w:rPr>
        <w:fldChar w:fldCharType="end"/>
      </w:r>
    </w:p>
    <w:p>
      <w:pPr>
        <w:spacing w:line="360" w:lineRule="exact"/>
        <w:rPr>
          <w:rFonts w:hint="eastAsia"/>
          <w:color w:val="000000"/>
        </w:rPr>
      </w:pPr>
      <w:r>
        <w:rPr>
          <w:rFonts w:hint="eastAsia"/>
          <w:color w:val="000000"/>
        </w:rPr>
        <w:t>[4]张友生，Web工程过程，计算机工程与应用，</w:t>
      </w:r>
      <w:r>
        <w:rPr>
          <w:color w:val="000000"/>
        </w:rPr>
        <w:t>2003</w:t>
      </w:r>
      <w:r>
        <w:rPr>
          <w:rFonts w:hint="eastAsia"/>
          <w:color w:val="000000"/>
        </w:rPr>
        <w:t>，1~8</w:t>
      </w:r>
    </w:p>
    <w:p>
      <w:pPr>
        <w:spacing w:line="360" w:lineRule="exact"/>
        <w:rPr>
          <w:rFonts w:hint="eastAsia"/>
          <w:szCs w:val="18"/>
        </w:rPr>
      </w:pPr>
      <w:r>
        <w:rPr>
          <w:rFonts w:hint="eastAsia"/>
          <w:szCs w:val="18"/>
        </w:rPr>
        <w:t>[5]聂宏珉，ASP技术在电子商务中的应用，天津电大学报，2003年6月，第七卷（2）：1~3</w:t>
      </w:r>
    </w:p>
    <w:p>
      <w:pPr>
        <w:spacing w:line="360" w:lineRule="exact"/>
        <w:rPr>
          <w:rFonts w:hint="eastAsia"/>
        </w:rPr>
      </w:pPr>
      <w:r>
        <w:rPr>
          <w:rFonts w:hint="eastAsia"/>
        </w:rPr>
        <w:t>[6]郑阿奇，SQLServer实用教程，北京：电子工业出版社，2003</w:t>
      </w:r>
    </w:p>
    <w:p>
      <w:pPr>
        <w:spacing w:line="360" w:lineRule="exact"/>
        <w:rPr>
          <w:rFonts w:hint="eastAsia"/>
          <w:szCs w:val="18"/>
        </w:rPr>
      </w:pPr>
      <w:r>
        <w:rPr>
          <w:rFonts w:hint="eastAsia"/>
          <w:color w:val="000000"/>
        </w:rPr>
        <w:t>[7]胡松涛，产品展示能手——Cult3D入门与提高，中国电力出版社，2003</w:t>
      </w:r>
    </w:p>
    <w:p>
      <w:pPr>
        <w:spacing w:line="360" w:lineRule="exact"/>
        <w:rPr>
          <w:rFonts w:hint="eastAsia"/>
        </w:rPr>
      </w:pPr>
      <w:r>
        <w:rPr>
          <w:rFonts w:hint="eastAsia"/>
        </w:rPr>
        <w:t>[8]谭浩强，网页编程技术，</w:t>
      </w:r>
      <w:r>
        <w:rPr>
          <w:rFonts w:hint="eastAsia"/>
          <w:color w:val="000000"/>
          <w:kern w:val="44"/>
        </w:rPr>
        <w:t>北京：</w:t>
      </w:r>
      <w:r>
        <w:rPr>
          <w:rFonts w:hint="eastAsia"/>
        </w:rPr>
        <w:t>清华大学出版社，2002</w:t>
      </w:r>
    </w:p>
    <w:p>
      <w:pPr>
        <w:spacing w:line="360" w:lineRule="exact"/>
        <w:rPr>
          <w:rFonts w:hint="eastAsia"/>
        </w:rPr>
      </w:pPr>
      <w:r>
        <w:rPr>
          <w:rFonts w:hint="eastAsia"/>
        </w:rPr>
        <w:t>[9]李晓黎，张巍，ASP+SQLServer网络应用系统开发与实例，</w:t>
      </w:r>
      <w:r>
        <w:rPr>
          <w:rFonts w:hint="eastAsia"/>
          <w:color w:val="000000"/>
          <w:kern w:val="44"/>
        </w:rPr>
        <w:t>北京：</w:t>
      </w:r>
      <w:r>
        <w:rPr>
          <w:rFonts w:hint="eastAsia"/>
        </w:rPr>
        <w:t>人民邮电出版社，2004</w:t>
      </w:r>
    </w:p>
    <w:p>
      <w:pPr>
        <w:spacing w:line="360" w:lineRule="exact"/>
        <w:rPr>
          <w:rFonts w:hint="eastAsia"/>
        </w:rPr>
      </w:pPr>
      <w:r>
        <w:rPr>
          <w:rFonts w:hint="eastAsia"/>
        </w:rPr>
        <w:t>[10]黄心渊，3ds max5 标准教程，</w:t>
      </w:r>
      <w:r>
        <w:rPr>
          <w:rFonts w:hint="eastAsia"/>
          <w:color w:val="000000"/>
          <w:kern w:val="44"/>
        </w:rPr>
        <w:t>北京：</w:t>
      </w:r>
      <w:r>
        <w:rPr>
          <w:rFonts w:hint="eastAsia"/>
        </w:rPr>
        <w:t>人民邮电出版社，2003</w:t>
      </w:r>
    </w:p>
    <w:p>
      <w:pPr>
        <w:spacing w:line="360" w:lineRule="exact"/>
        <w:rPr>
          <w:rFonts w:hint="eastAsia"/>
          <w:szCs w:val="18"/>
        </w:rPr>
      </w:pPr>
      <w:r>
        <w:rPr>
          <w:rFonts w:hint="eastAsia"/>
          <w:szCs w:val="18"/>
        </w:rPr>
        <w:t>[11]</w:t>
      </w:r>
      <w:r>
        <w:rPr>
          <w:szCs w:val="18"/>
        </w:rPr>
        <w:t>苏威洲</w:t>
      </w:r>
      <w:r>
        <w:rPr>
          <w:rFonts w:hint="eastAsia"/>
          <w:szCs w:val="18"/>
        </w:rPr>
        <w:t>，</w:t>
      </w:r>
      <w:r>
        <w:rPr>
          <w:szCs w:val="18"/>
        </w:rPr>
        <w:t>实现网络三维互动－Cult3D应用指南</w:t>
      </w:r>
      <w:r>
        <w:rPr>
          <w:rFonts w:hint="eastAsia"/>
          <w:szCs w:val="18"/>
        </w:rPr>
        <w:t>，</w:t>
      </w:r>
      <w:r>
        <w:rPr>
          <w:rFonts w:hint="eastAsia"/>
          <w:color w:val="000000"/>
          <w:kern w:val="44"/>
        </w:rPr>
        <w:t>北京：</w:t>
      </w:r>
      <w:r>
        <w:rPr>
          <w:szCs w:val="18"/>
        </w:rPr>
        <w:t>清华大学出版社</w:t>
      </w:r>
      <w:r>
        <w:rPr>
          <w:rFonts w:hint="eastAsia"/>
          <w:szCs w:val="18"/>
        </w:rPr>
        <w:t>，2003</w:t>
      </w:r>
    </w:p>
    <w:p>
      <w:pPr>
        <w:spacing w:line="360" w:lineRule="exact"/>
        <w:rPr>
          <w:rFonts w:hint="eastAsia" w:ascii="宋体" w:hAnsi="宋体"/>
        </w:rPr>
      </w:pPr>
      <w:r>
        <w:rPr>
          <w:rFonts w:hint="eastAsia"/>
          <w:color w:val="000000"/>
          <w:kern w:val="44"/>
        </w:rPr>
        <w:t>[12]张海藩</w:t>
      </w:r>
      <w:r>
        <w:rPr>
          <w:rFonts w:hint="eastAsia"/>
          <w:bCs/>
          <w:color w:val="000000"/>
          <w:kern w:val="44"/>
        </w:rPr>
        <w:t>，</w:t>
      </w:r>
      <w:r>
        <w:rPr>
          <w:rFonts w:hint="eastAsia"/>
          <w:color w:val="000000"/>
          <w:kern w:val="44"/>
        </w:rPr>
        <w:t>软件工程导论（第四版）</w:t>
      </w:r>
      <w:r>
        <w:rPr>
          <w:rFonts w:hint="eastAsia"/>
          <w:bCs/>
          <w:color w:val="000000"/>
          <w:kern w:val="44"/>
        </w:rPr>
        <w:t>，</w:t>
      </w:r>
      <w:r>
        <w:rPr>
          <w:rFonts w:hint="eastAsia"/>
          <w:color w:val="000000"/>
          <w:kern w:val="44"/>
        </w:rPr>
        <w:t>北京：清华大学出版社，2003</w:t>
      </w:r>
    </w:p>
    <w:p>
      <w:pPr>
        <w:autoSpaceDE w:val="0"/>
        <w:autoSpaceDN w:val="0"/>
        <w:adjustRightInd w:val="0"/>
        <w:spacing w:line="360" w:lineRule="exact"/>
        <w:rPr>
          <w:rFonts w:hint="eastAsia"/>
          <w:color w:val="000000"/>
          <w:kern w:val="44"/>
        </w:rPr>
      </w:pPr>
      <w:r>
        <w:rPr>
          <w:rFonts w:hint="eastAsia"/>
        </w:rPr>
        <w:t>[13]萨世煊，王珊，数据库系统概论（第三版），北京：高等教育出版社，2002</w:t>
      </w:r>
    </w:p>
    <w:p>
      <w:pPr>
        <w:autoSpaceDE w:val="0"/>
        <w:autoSpaceDN w:val="0"/>
        <w:adjustRightInd w:val="0"/>
        <w:spacing w:line="360" w:lineRule="exact"/>
        <w:rPr>
          <w:rFonts w:hint="eastAsia"/>
        </w:rPr>
      </w:pPr>
      <w:r>
        <w:rPr>
          <w:rFonts w:hint="eastAsia"/>
          <w:color w:val="000000"/>
        </w:rPr>
        <w:t>[14]三维互动，科迪三维互动，</w:t>
      </w:r>
      <w:r>
        <w:rPr>
          <w:color w:val="000000"/>
        </w:rPr>
        <w:fldChar w:fldCharType="begin"/>
      </w:r>
      <w:r>
        <w:rPr>
          <w:color w:val="000000"/>
        </w:rPr>
        <w:instrText xml:space="preserve"> HYPERLINK "</w:instrText>
      </w:r>
      <w:r>
        <w:rPr>
          <w:rFonts w:hint="eastAsia"/>
          <w:color w:val="000000"/>
        </w:rPr>
        <w:instrText xml:space="preserve">http://www.ekedi.com</w:instrText>
      </w:r>
      <w:r>
        <w:rPr>
          <w:color w:val="000000"/>
        </w:rPr>
        <w:instrText xml:space="preserve">" </w:instrText>
      </w:r>
      <w:r>
        <w:rPr>
          <w:color w:val="000000"/>
        </w:rPr>
        <w:fldChar w:fldCharType="separate"/>
      </w:r>
      <w:r>
        <w:rPr>
          <w:rStyle w:val="14"/>
          <w:rFonts w:hint="eastAsia"/>
        </w:rPr>
        <w:t>http://www.ekedi.com</w:t>
      </w:r>
      <w:r>
        <w:rPr>
          <w:color w:val="000000"/>
        </w:rPr>
        <w:fldChar w:fldCharType="end"/>
      </w:r>
    </w:p>
    <w:p>
      <w:pPr>
        <w:autoSpaceDE w:val="0"/>
        <w:autoSpaceDN w:val="0"/>
        <w:adjustRightInd w:val="0"/>
        <w:spacing w:line="360" w:lineRule="exact"/>
        <w:rPr>
          <w:rFonts w:hint="eastAsia"/>
          <w:color w:val="000000"/>
        </w:rPr>
      </w:pPr>
      <w:r>
        <w:rPr>
          <w:rFonts w:hint="eastAsia"/>
        </w:rPr>
        <w:t>[15]吴明辉，ASP网络办公及商务应用系统开发实例导航，北京邮电出版社，2004</w:t>
      </w:r>
    </w:p>
    <w:p>
      <w:pPr>
        <w:spacing w:line="360" w:lineRule="exact"/>
        <w:rPr>
          <w:rFonts w:hint="eastAsia"/>
          <w:color w:val="000000"/>
        </w:rPr>
      </w:pPr>
      <w:r>
        <w:rPr>
          <w:rFonts w:hint="eastAsia"/>
          <w:color w:val="000000"/>
        </w:rPr>
        <w:t>[16]JavaScript专区，月光工作室，http://www.moon-soft.com</w:t>
      </w:r>
    </w:p>
    <w:p>
      <w:pPr>
        <w:spacing w:line="360" w:lineRule="exact"/>
        <w:rPr>
          <w:rFonts w:hint="eastAsia"/>
          <w:color w:val="000000"/>
        </w:rPr>
      </w:pPr>
    </w:p>
    <w:p>
      <w:pPr>
        <w:spacing w:line="360" w:lineRule="exact"/>
        <w:jc w:val="center"/>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pStyle w:val="10"/>
        <w:spacing w:line="440" w:lineRule="exact"/>
        <w:ind w:firstLine="480" w:firstLineChars="200"/>
        <w:rPr>
          <w:rFonts w:hint="eastAsia"/>
          <w:sz w:val="24"/>
        </w:rPr>
      </w:pPr>
      <w:r>
        <w:rPr>
          <w:rFonts w:hint="eastAsia"/>
          <w:sz w:val="24"/>
        </w:rPr>
        <w:t>首先，我要真诚的感谢指导老师易法令老师。本设计在选题和完成都是在他的精心指导下完成的。同时我也深深的感谢这几年来所有代课老师和共处的同学给我的无私的帮助。</w:t>
      </w:r>
    </w:p>
    <w:p>
      <w:pPr>
        <w:spacing w:line="440" w:lineRule="exact"/>
        <w:ind w:firstLine="480" w:firstLineChars="200"/>
        <w:rPr>
          <w:rFonts w:hint="eastAsia"/>
          <w:color w:val="000000"/>
          <w:sz w:val="24"/>
        </w:rPr>
      </w:pPr>
      <w:r>
        <w:rPr>
          <w:rFonts w:hint="eastAsia"/>
          <w:color w:val="000000"/>
          <w:sz w:val="24"/>
        </w:rPr>
        <w:t>在实际完成论文的过程中，由于受个人的知识、经验和能力的限制，论文肯定存在不足之处，我恳请各位老师提出批评和指正。我会在以后的学习和工作中严格要求自己，努力提高自己的专业水平，以不辜负老师对我的期望。</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color w:val="000000"/>
          <w:sz w:val="24"/>
        </w:rPr>
      </w:pPr>
      <w:r>
        <w:rPr>
          <w:rFonts w:hint="eastAsia"/>
          <w:color w:val="000000"/>
          <w:sz w:val="24"/>
        </w:rPr>
        <w:t>周连龙</w:t>
      </w:r>
    </w:p>
    <w:p>
      <w:pPr>
        <w:spacing w:line="440" w:lineRule="exact"/>
        <w:ind w:firstLine="480" w:firstLineChars="200"/>
        <w:rPr>
          <w:color w:val="000000"/>
          <w:sz w:val="24"/>
        </w:rPr>
      </w:pPr>
      <w:r>
        <w:rPr>
          <w:rFonts w:hint="eastAsia"/>
          <w:color w:val="000000"/>
          <w:sz w:val="24"/>
        </w:rPr>
        <w:t xml:space="preserve">                                                2005年5月</w:t>
      </w:r>
    </w:p>
    <w:p>
      <w:pPr>
        <w:spacing w:line="440" w:lineRule="exact"/>
        <w:ind w:firstLine="480" w:firstLineChars="200"/>
        <w:rPr>
          <w:rFonts w:hint="eastAsia" w:eastAsia="黑体"/>
          <w:color w:val="000000"/>
          <w:sz w:val="32"/>
        </w:rPr>
      </w:pPr>
      <w:r>
        <w:rPr>
          <w:color w:val="000000"/>
          <w:sz w:val="24"/>
        </w:rPr>
        <w:br w:type="page"/>
      </w:r>
      <w:r>
        <w:rPr>
          <w:rFonts w:hint="eastAsia" w:eastAsia="黑体"/>
          <w:color w:val="000000"/>
          <w:sz w:val="32"/>
        </w:rPr>
        <w:t>附录：</w:t>
      </w:r>
    </w:p>
    <w:p>
      <w:pPr>
        <w:spacing w:line="440" w:lineRule="exact"/>
        <w:ind w:firstLine="482" w:firstLineChars="200"/>
        <w:jc w:val="left"/>
        <w:rPr>
          <w:rFonts w:hint="eastAsia" w:ascii="宋体" w:hAnsi="宋体"/>
          <w:b/>
          <w:bCs/>
          <w:color w:val="000000"/>
          <w:sz w:val="24"/>
        </w:rPr>
      </w:pPr>
      <w:r>
        <w:rPr>
          <w:rFonts w:hint="eastAsia" w:ascii="宋体" w:hAnsi="宋体"/>
          <w:b/>
          <w:bCs/>
          <w:color w:val="000000"/>
          <w:sz w:val="24"/>
        </w:rPr>
        <w:t>main.asp  用来显示娱乐购物广场</w:t>
      </w:r>
    </w:p>
    <w:p>
      <w:pPr>
        <w:spacing w:line="240" w:lineRule="atLeast"/>
        <w:ind w:firstLine="480" w:firstLineChars="200"/>
        <w:jc w:val="left"/>
        <w:rPr>
          <w:rFonts w:hint="eastAsia"/>
          <w:sz w:val="24"/>
        </w:rPr>
      </w:pPr>
      <w:r>
        <w:rPr>
          <w:rFonts w:hint="eastAsia"/>
          <w:sz w:val="24"/>
        </w:rPr>
        <w:t>…</w:t>
      </w:r>
    </w:p>
    <w:p>
      <w:pPr>
        <w:spacing w:line="240" w:lineRule="atLeast"/>
        <w:ind w:firstLine="480" w:firstLineChars="200"/>
        <w:jc w:val="left"/>
        <w:rPr>
          <w:sz w:val="24"/>
        </w:rPr>
      </w:pPr>
      <w:r>
        <w:rPr>
          <w:sz w:val="24"/>
        </w:rPr>
        <w:t>&lt;Script language="javascript" src="../eshop/Js/ForbidMouse.js"&gt;&lt;/script&gt;</w:t>
      </w:r>
    </w:p>
    <w:p>
      <w:pPr>
        <w:spacing w:line="240" w:lineRule="atLeast"/>
        <w:ind w:firstLine="480" w:firstLineChars="200"/>
        <w:jc w:val="left"/>
        <w:rPr>
          <w:sz w:val="24"/>
        </w:rPr>
      </w:pPr>
      <w:r>
        <w:rPr>
          <w:sz w:val="24"/>
        </w:rPr>
        <w:t>&lt;SCRIPT language="javascript"&gt;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function personmove(obj)</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 xml:space="preserve">  div1.style.posLeft=window.event.x;</w:t>
      </w:r>
    </w:p>
    <w:p>
      <w:pPr>
        <w:spacing w:line="240" w:lineRule="atLeast"/>
        <w:ind w:firstLine="480" w:firstLineChars="200"/>
        <w:jc w:val="left"/>
        <w:rPr>
          <w:sz w:val="24"/>
        </w:rPr>
      </w:pPr>
      <w:r>
        <w:rPr>
          <w:sz w:val="24"/>
        </w:rPr>
        <w:t xml:space="preserve">  div1.style.posTop=window.event.y;</w:t>
      </w:r>
    </w:p>
    <w:p>
      <w:pPr>
        <w:spacing w:line="240" w:lineRule="atLeast"/>
        <w:ind w:firstLine="480" w:firstLineChars="200"/>
        <w:jc w:val="left"/>
        <w:rPr>
          <w:sz w:val="24"/>
        </w:rPr>
      </w:pPr>
      <w:r>
        <w:rPr>
          <w:sz w:val="24"/>
        </w:rPr>
        <w:t xml:space="preserve">  obj.src="Images/target1.jpg";</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function wallover(obj)</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 xml:space="preserve">  obj.src="Images/wall3.jpg"</w:t>
      </w:r>
    </w:p>
    <w:p>
      <w:pPr>
        <w:spacing w:line="240" w:lineRule="atLeast"/>
        <w:ind w:firstLine="480" w:firstLineChars="200"/>
        <w:jc w:val="left"/>
        <w:rPr>
          <w:sz w:val="24"/>
        </w:rPr>
        <w:sectPr>
          <w:headerReference r:id="rId41" w:type="default"/>
          <w:type w:val="continuous"/>
          <w:pgSz w:w="11906" w:h="16838"/>
          <w:pgMar w:top="1985" w:right="1418" w:bottom="1701" w:left="1701" w:header="1588" w:footer="1247" w:gutter="0"/>
          <w:cols w:space="720" w:num="1"/>
          <w:docGrid w:type="lines" w:linePitch="312" w:charSpace="0"/>
        </w:sectPr>
      </w:pPr>
    </w:p>
    <w:p>
      <w:pPr>
        <w:spacing w:line="240" w:lineRule="atLeast"/>
        <w:ind w:firstLine="480" w:firstLineChars="200"/>
        <w:jc w:val="left"/>
        <w:rPr>
          <w:rFonts w:hint="eastAsia"/>
          <w:sz w:val="24"/>
        </w:rPr>
      </w:pP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function wallout(obj)</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 xml:space="preserve"> obj.src="Images/wall4.jpg"</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function formsubmit(form)</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 xml:space="preserve">  document.Goods.submit;</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--&gt;</w:t>
      </w:r>
    </w:p>
    <w:p>
      <w:pPr>
        <w:spacing w:line="240" w:lineRule="atLeast"/>
        <w:ind w:firstLine="480" w:firstLineChars="200"/>
        <w:jc w:val="left"/>
        <w:rPr>
          <w:sz w:val="24"/>
        </w:rPr>
      </w:pPr>
      <w:r>
        <w:rPr>
          <w:sz w:val="24"/>
        </w:rPr>
        <w:t>&lt;/SCRIPT&gt;</w:t>
      </w:r>
    </w:p>
    <w:p>
      <w:pPr>
        <w:spacing w:line="240" w:lineRule="atLeast"/>
        <w:ind w:firstLine="480" w:firstLineChars="200"/>
        <w:jc w:val="left"/>
        <w:rPr>
          <w:sz w:val="24"/>
        </w:rPr>
      </w:pPr>
      <w:r>
        <w:rPr>
          <w:sz w:val="24"/>
        </w:rPr>
        <w:t>&lt;/head&gt;</w:t>
      </w:r>
    </w:p>
    <w:p>
      <w:pPr>
        <w:spacing w:line="240" w:lineRule="atLeast"/>
        <w:ind w:firstLine="480" w:firstLineChars="200"/>
        <w:jc w:val="left"/>
        <w:rPr>
          <w:sz w:val="24"/>
        </w:rPr>
      </w:pPr>
      <w:r>
        <w:rPr>
          <w:sz w:val="24"/>
        </w:rPr>
        <w:t>&lt;body bgcolor="BDBABD"&gt;</w:t>
      </w:r>
    </w:p>
    <w:p>
      <w:pPr>
        <w:spacing w:line="240" w:lineRule="atLeast"/>
        <w:ind w:firstLine="480" w:firstLineChars="200"/>
        <w:jc w:val="left"/>
        <w:rPr>
          <w:rFonts w:hint="eastAsia"/>
          <w:sz w:val="24"/>
        </w:rPr>
      </w:pPr>
      <w:r>
        <w:rPr>
          <w:rFonts w:hint="eastAsia"/>
          <w:sz w:val="24"/>
        </w:rPr>
        <w:t>&lt;!--定义人所在的层start--&gt;</w:t>
      </w:r>
    </w:p>
    <w:p>
      <w:pPr>
        <w:spacing w:line="240" w:lineRule="atLeast"/>
        <w:ind w:firstLine="480" w:firstLineChars="200"/>
        <w:jc w:val="left"/>
        <w:rPr>
          <w:sz w:val="24"/>
        </w:rPr>
      </w:pPr>
      <w:r>
        <w:rPr>
          <w:sz w:val="24"/>
        </w:rPr>
        <w:t>&lt;div id="div1" style="position:absolute; left:240px; top:118px; width:60px; height:37px; z-index:"40"&gt;&lt;img src="Images/girl.gif" width="50" height="100"&gt;&lt;/div&gt;</w:t>
      </w:r>
    </w:p>
    <w:p>
      <w:pPr>
        <w:spacing w:line="240" w:lineRule="atLeast"/>
        <w:ind w:firstLine="480" w:firstLineChars="200"/>
        <w:jc w:val="left"/>
        <w:rPr>
          <w:rFonts w:hint="eastAsia"/>
          <w:sz w:val="24"/>
        </w:rPr>
      </w:pPr>
      <w:r>
        <w:rPr>
          <w:rFonts w:hint="eastAsia"/>
          <w:sz w:val="24"/>
        </w:rPr>
        <w:t>&lt;!--定义人所在的层end--&gt;</w:t>
      </w:r>
    </w:p>
    <w:p>
      <w:pPr>
        <w:spacing w:line="240" w:lineRule="atLeast"/>
        <w:ind w:firstLine="480" w:firstLineChars="200"/>
        <w:jc w:val="left"/>
        <w:rPr>
          <w:sz w:val="24"/>
        </w:rPr>
      </w:pPr>
      <w:r>
        <w:rPr>
          <w:sz w:val="24"/>
        </w:rPr>
        <w:t>&lt;!--#include file="../eshop/ConnDB.asp"--&gt;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 xml:space="preserve">   BigSortName=request("BigSortName")</w:t>
      </w:r>
    </w:p>
    <w:p>
      <w:pPr>
        <w:spacing w:line="240" w:lineRule="atLeast"/>
        <w:ind w:firstLine="480" w:firstLineChars="200"/>
        <w:jc w:val="left"/>
        <w:rPr>
          <w:sz w:val="24"/>
        </w:rPr>
      </w:pPr>
      <w:r>
        <w:rPr>
          <w:sz w:val="24"/>
        </w:rPr>
        <w:t xml:space="preserve">   SmallSortName=request("SmallSortName")</w:t>
      </w:r>
    </w:p>
    <w:p>
      <w:pPr>
        <w:spacing w:line="240" w:lineRule="atLeast"/>
        <w:ind w:firstLine="480" w:firstLineChars="200"/>
        <w:jc w:val="left"/>
        <w:rPr>
          <w:sz w:val="24"/>
        </w:rPr>
      </w:pPr>
      <w:r>
        <w:rPr>
          <w:sz w:val="24"/>
        </w:rPr>
        <w:t xml:space="preserve">   GoodsName=trim(request("GoodsName"))</w:t>
      </w:r>
    </w:p>
    <w:p>
      <w:pPr>
        <w:spacing w:line="240" w:lineRule="atLeast"/>
        <w:ind w:firstLine="480" w:firstLineChars="200"/>
        <w:jc w:val="left"/>
        <w:rPr>
          <w:rFonts w:hint="eastAsia"/>
          <w:sz w:val="24"/>
        </w:rPr>
      </w:pPr>
      <w:r>
        <w:rPr>
          <w:rFonts w:hint="eastAsia"/>
          <w:sz w:val="24"/>
        </w:rPr>
        <w:t xml:space="preserve">   '用来判断用户所进入的柜台start</w:t>
      </w:r>
    </w:p>
    <w:p>
      <w:pPr>
        <w:spacing w:line="240" w:lineRule="atLeast"/>
        <w:ind w:firstLine="480" w:firstLineChars="200"/>
        <w:jc w:val="left"/>
        <w:rPr>
          <w:sz w:val="24"/>
        </w:rPr>
      </w:pPr>
      <w:r>
        <w:rPr>
          <w:sz w:val="24"/>
        </w:rPr>
        <w:t xml:space="preserve">   If SmallSortName="" and GoodsName="" Then</w:t>
      </w:r>
    </w:p>
    <w:p>
      <w:pPr>
        <w:spacing w:line="240" w:lineRule="atLeast"/>
        <w:ind w:firstLine="480" w:firstLineChars="200"/>
        <w:jc w:val="left"/>
        <w:rPr>
          <w:sz w:val="24"/>
        </w:rPr>
      </w:pPr>
      <w:r>
        <w:rPr>
          <w:sz w:val="24"/>
        </w:rPr>
        <w:t xml:space="preserve">      Sql="select * from Goods where BigSortName='"+BigSortName+"' order by BigSortName"</w:t>
      </w:r>
    </w:p>
    <w:p>
      <w:pPr>
        <w:spacing w:line="240" w:lineRule="atLeast"/>
        <w:ind w:firstLine="480" w:firstLineChars="200"/>
        <w:jc w:val="left"/>
        <w:rPr>
          <w:sz w:val="24"/>
        </w:rPr>
      </w:pPr>
      <w:r>
        <w:rPr>
          <w:sz w:val="24"/>
        </w:rPr>
        <w:t xml:space="preserve">   End If</w:t>
      </w:r>
    </w:p>
    <w:p>
      <w:pPr>
        <w:spacing w:line="240" w:lineRule="atLeast"/>
        <w:ind w:firstLine="480" w:firstLineChars="200"/>
        <w:jc w:val="left"/>
        <w:rPr>
          <w:sz w:val="24"/>
        </w:rPr>
      </w:pPr>
      <w:r>
        <w:rPr>
          <w:sz w:val="24"/>
        </w:rPr>
        <w:t xml:space="preserve">   If SmallSortName&lt;&gt;"" and GoodsName="" Then</w:t>
      </w:r>
    </w:p>
    <w:p>
      <w:pPr>
        <w:spacing w:line="240" w:lineRule="atLeast"/>
        <w:ind w:firstLine="480" w:firstLineChars="200"/>
        <w:jc w:val="left"/>
        <w:rPr>
          <w:sz w:val="24"/>
        </w:rPr>
      </w:pPr>
      <w:r>
        <w:rPr>
          <w:sz w:val="24"/>
        </w:rPr>
        <w:t xml:space="preserve">      Sql="select * from Goods where BigSortName='"+BigSortName+"' and SmallSortName='"+SmallSortName+"' order by BigSortName,SmallSortName" </w:t>
      </w:r>
    </w:p>
    <w:p>
      <w:pPr>
        <w:spacing w:line="240" w:lineRule="atLeast"/>
        <w:ind w:firstLine="480" w:firstLineChars="200"/>
        <w:jc w:val="left"/>
        <w:rPr>
          <w:sz w:val="24"/>
        </w:rPr>
      </w:pPr>
      <w:r>
        <w:rPr>
          <w:sz w:val="24"/>
        </w:rPr>
        <w:t xml:space="preserve">   End If</w:t>
      </w:r>
    </w:p>
    <w:p>
      <w:pPr>
        <w:spacing w:line="240" w:lineRule="atLeast"/>
        <w:ind w:firstLine="480" w:firstLineChars="200"/>
        <w:jc w:val="left"/>
        <w:rPr>
          <w:sz w:val="24"/>
        </w:rPr>
      </w:pPr>
      <w:r>
        <w:rPr>
          <w:sz w:val="24"/>
        </w:rPr>
        <w:t xml:space="preserve">   If SmallSortName="" and GoodsName&lt;&gt;"" Then</w:t>
      </w:r>
    </w:p>
    <w:p>
      <w:pPr>
        <w:spacing w:line="240" w:lineRule="atLeast"/>
        <w:ind w:firstLine="480" w:firstLineChars="200"/>
        <w:jc w:val="left"/>
        <w:rPr>
          <w:sz w:val="24"/>
        </w:rPr>
      </w:pPr>
      <w:r>
        <w:rPr>
          <w:sz w:val="24"/>
        </w:rPr>
        <w:t xml:space="preserve">      Sql="select * from Goods where BigSortName='"+BigSortName+"' and GoodsName like'%"+GoodsName+"%' order by BigSortName,GoodsName"</w:t>
      </w:r>
    </w:p>
    <w:p>
      <w:pPr>
        <w:spacing w:line="240" w:lineRule="atLeast"/>
        <w:ind w:firstLine="480" w:firstLineChars="200"/>
        <w:jc w:val="left"/>
        <w:rPr>
          <w:sz w:val="24"/>
        </w:rPr>
      </w:pPr>
      <w:r>
        <w:rPr>
          <w:sz w:val="24"/>
        </w:rPr>
        <w:tab/>
      </w:r>
      <w:r>
        <w:rPr>
          <w:sz w:val="24"/>
        </w:rPr>
        <w:t>End If</w:t>
      </w:r>
    </w:p>
    <w:p>
      <w:pPr>
        <w:spacing w:line="240" w:lineRule="atLeast"/>
        <w:ind w:firstLine="480" w:firstLineChars="200"/>
        <w:jc w:val="left"/>
        <w:rPr>
          <w:sz w:val="24"/>
        </w:rPr>
      </w:pPr>
      <w:r>
        <w:rPr>
          <w:sz w:val="24"/>
        </w:rPr>
        <w:tab/>
      </w:r>
      <w:r>
        <w:rPr>
          <w:sz w:val="24"/>
        </w:rPr>
        <w:t>If SmallSortName&lt;&gt;"" and GoodsName&lt;&gt;"" Then</w:t>
      </w:r>
    </w:p>
    <w:p>
      <w:pPr>
        <w:spacing w:line="240" w:lineRule="atLeast"/>
        <w:ind w:firstLine="480" w:firstLineChars="200"/>
        <w:jc w:val="left"/>
        <w:rPr>
          <w:sz w:val="24"/>
        </w:rPr>
      </w:pPr>
      <w:r>
        <w:rPr>
          <w:sz w:val="24"/>
        </w:rPr>
        <w:t xml:space="preserve">     Sql="select * from Goods where BigSortName='"+BigSortName+"' and SmallSortName='"+SmallSortName+"' and  GoodsName like'%"+GoodsName+"%'"</w:t>
      </w:r>
    </w:p>
    <w:p>
      <w:pPr>
        <w:spacing w:line="240" w:lineRule="atLeast"/>
        <w:ind w:firstLine="480" w:firstLineChars="200"/>
        <w:jc w:val="left"/>
        <w:rPr>
          <w:sz w:val="24"/>
        </w:rPr>
      </w:pPr>
      <w:r>
        <w:rPr>
          <w:sz w:val="24"/>
        </w:rPr>
        <w:tab/>
      </w:r>
      <w:r>
        <w:rPr>
          <w:sz w:val="24"/>
        </w:rPr>
        <w:t>End If</w:t>
      </w:r>
    </w:p>
    <w:p>
      <w:pPr>
        <w:spacing w:line="240" w:lineRule="atLeast"/>
        <w:ind w:firstLine="480" w:firstLineChars="200"/>
        <w:jc w:val="left"/>
        <w:rPr>
          <w:sz w:val="24"/>
        </w:rPr>
      </w:pPr>
      <w:r>
        <w:rPr>
          <w:sz w:val="24"/>
        </w:rPr>
        <w:tab/>
      </w:r>
      <w:r>
        <w:rPr>
          <w:sz w:val="24"/>
        </w:rPr>
        <w:t>If BigSortName="" and SmallSortName="" and GoodsName="" then</w:t>
      </w:r>
    </w:p>
    <w:p>
      <w:pPr>
        <w:spacing w:line="240" w:lineRule="atLeast"/>
        <w:ind w:firstLine="480" w:firstLineChars="200"/>
        <w:jc w:val="left"/>
        <w:rPr>
          <w:sz w:val="24"/>
        </w:rPr>
      </w:pPr>
      <w:r>
        <w:rPr>
          <w:sz w:val="24"/>
        </w:rPr>
        <w:tab/>
      </w:r>
      <w:r>
        <w:rPr>
          <w:sz w:val="24"/>
        </w:rPr>
        <w:t xml:space="preserve">   Sql="select * from Goods"</w:t>
      </w:r>
    </w:p>
    <w:p>
      <w:pPr>
        <w:spacing w:line="240" w:lineRule="atLeast"/>
        <w:ind w:firstLine="480" w:firstLineChars="200"/>
        <w:jc w:val="left"/>
        <w:rPr>
          <w:sz w:val="24"/>
        </w:rPr>
      </w:pPr>
      <w:r>
        <w:rPr>
          <w:sz w:val="24"/>
        </w:rPr>
        <w:tab/>
      </w:r>
      <w:r>
        <w:rPr>
          <w:sz w:val="24"/>
        </w:rPr>
        <w:t>End If</w:t>
      </w:r>
    </w:p>
    <w:p>
      <w:pPr>
        <w:spacing w:line="240" w:lineRule="atLeast"/>
        <w:ind w:firstLine="480" w:firstLineChars="200"/>
        <w:jc w:val="left"/>
        <w:rPr>
          <w:rFonts w:hint="eastAsia"/>
          <w:sz w:val="24"/>
        </w:rPr>
      </w:pPr>
      <w:r>
        <w:rPr>
          <w:rFonts w:hint="eastAsia"/>
          <w:sz w:val="24"/>
        </w:rPr>
        <w:tab/>
      </w:r>
      <w:r>
        <w:rPr>
          <w:rFonts w:hint="eastAsia"/>
          <w:sz w:val="24"/>
        </w:rPr>
        <w:t>'用来判断用户所在的柜台结束</w:t>
      </w:r>
    </w:p>
    <w:p>
      <w:pPr>
        <w:spacing w:line="240" w:lineRule="atLeast"/>
        <w:ind w:firstLine="480" w:firstLineChars="200"/>
        <w:jc w:val="left"/>
        <w:rPr>
          <w:sz w:val="24"/>
        </w:rPr>
      </w:pPr>
      <w:r>
        <w:rPr>
          <w:sz w:val="24"/>
        </w:rPr>
        <w:t xml:space="preserve">  set MainRs=server.CreateObject("ADODB.RecordSet")</w:t>
      </w:r>
    </w:p>
    <w:p>
      <w:pPr>
        <w:spacing w:line="240" w:lineRule="atLeast"/>
        <w:ind w:firstLine="480" w:firstLineChars="200"/>
        <w:jc w:val="left"/>
        <w:rPr>
          <w:sz w:val="24"/>
        </w:rPr>
      </w:pPr>
      <w:r>
        <w:rPr>
          <w:sz w:val="24"/>
        </w:rPr>
        <w:tab/>
      </w:r>
      <w:r>
        <w:rPr>
          <w:sz w:val="24"/>
        </w:rPr>
        <w:t xml:space="preserve">  MainRs.open Sql,Conn,1,1</w:t>
      </w:r>
    </w:p>
    <w:p>
      <w:pPr>
        <w:spacing w:line="240" w:lineRule="atLeast"/>
        <w:ind w:firstLine="480" w:firstLineChars="200"/>
        <w:jc w:val="left"/>
        <w:rPr>
          <w:sz w:val="24"/>
        </w:rPr>
      </w:pPr>
      <w:r>
        <w:rPr>
          <w:sz w:val="24"/>
        </w:rPr>
        <w:tab/>
      </w:r>
      <w:r>
        <w:rPr>
          <w:sz w:val="24"/>
        </w:rPr>
        <w:t xml:space="preserve"> If MainRs.bof or MainRs.eof then</w:t>
      </w:r>
    </w:p>
    <w:p>
      <w:pPr>
        <w:spacing w:line="240" w:lineRule="atLeast"/>
        <w:ind w:firstLine="480" w:firstLineChars="200"/>
        <w:jc w:val="left"/>
        <w:rPr>
          <w:rFonts w:hint="eastAsia"/>
          <w:sz w:val="24"/>
        </w:rPr>
      </w:pPr>
      <w:r>
        <w:rPr>
          <w:rFonts w:hint="eastAsia"/>
          <w:sz w:val="24"/>
        </w:rPr>
        <w:tab/>
      </w:r>
      <w:r>
        <w:rPr>
          <w:rFonts w:hint="eastAsia"/>
          <w:sz w:val="24"/>
        </w:rPr>
        <w:t xml:space="preserve">   response.Write("没有任何商品")</w:t>
      </w:r>
    </w:p>
    <w:p>
      <w:pPr>
        <w:spacing w:line="240" w:lineRule="atLeast"/>
        <w:ind w:firstLine="480" w:firstLineChars="200"/>
        <w:jc w:val="left"/>
        <w:rPr>
          <w:sz w:val="24"/>
        </w:rPr>
      </w:pPr>
      <w:r>
        <w:rPr>
          <w:sz w:val="24"/>
        </w:rPr>
        <w:tab/>
      </w:r>
      <w:r>
        <w:rPr>
          <w:sz w:val="24"/>
        </w:rPr>
        <w:t xml:space="preserve"> Else</w:t>
      </w:r>
    </w:p>
    <w:p>
      <w:pPr>
        <w:spacing w:line="240" w:lineRule="atLeast"/>
        <w:ind w:firstLine="480" w:firstLineChars="200"/>
        <w:jc w:val="left"/>
        <w:rPr>
          <w:sz w:val="24"/>
        </w:rPr>
      </w:pPr>
      <w:r>
        <w:rPr>
          <w:sz w:val="24"/>
        </w:rPr>
        <w:tab/>
      </w:r>
      <w:r>
        <w:rPr>
          <w:sz w:val="24"/>
        </w:rPr>
        <w:t xml:space="preserve">  Page=CInt(request("Page"))</w:t>
      </w:r>
    </w:p>
    <w:p>
      <w:pPr>
        <w:spacing w:line="240" w:lineRule="atLeast"/>
        <w:ind w:firstLine="480" w:firstLineChars="200"/>
        <w:jc w:val="left"/>
        <w:rPr>
          <w:rFonts w:hint="eastAsia"/>
          <w:sz w:val="24"/>
        </w:rPr>
      </w:pPr>
      <w:r>
        <w:rPr>
          <w:rFonts w:hint="eastAsia"/>
          <w:sz w:val="24"/>
        </w:rPr>
        <w:tab/>
      </w:r>
      <w:r>
        <w:rPr>
          <w:rFonts w:hint="eastAsia"/>
          <w:sz w:val="24"/>
        </w:rPr>
        <w:t xml:space="preserve">  MainRs.PageSize=4                 '设置每个场景显示四家商铺</w:t>
      </w:r>
    </w:p>
    <w:p>
      <w:pPr>
        <w:spacing w:line="240" w:lineRule="atLeast"/>
        <w:ind w:firstLine="480" w:firstLineChars="200"/>
        <w:jc w:val="left"/>
        <w:rPr>
          <w:sz w:val="24"/>
        </w:rPr>
      </w:pPr>
      <w:r>
        <w:rPr>
          <w:sz w:val="24"/>
        </w:rPr>
        <w:tab/>
      </w:r>
      <w:r>
        <w:rPr>
          <w:sz w:val="24"/>
        </w:rPr>
        <w:t xml:space="preserve">  If  Page&lt;1 then</w:t>
      </w:r>
    </w:p>
    <w:p>
      <w:pPr>
        <w:spacing w:line="240" w:lineRule="atLeast"/>
        <w:ind w:firstLine="480" w:firstLineChars="200"/>
        <w:jc w:val="left"/>
        <w:rPr>
          <w:sz w:val="24"/>
        </w:rPr>
      </w:pPr>
      <w:r>
        <w:rPr>
          <w:sz w:val="24"/>
        </w:rPr>
        <w:tab/>
      </w:r>
      <w:r>
        <w:rPr>
          <w:sz w:val="24"/>
        </w:rPr>
        <w:t xml:space="preserve">      Page=1</w:t>
      </w:r>
    </w:p>
    <w:p>
      <w:pPr>
        <w:spacing w:line="240" w:lineRule="atLeast"/>
        <w:ind w:firstLine="480" w:firstLineChars="200"/>
        <w:jc w:val="left"/>
        <w:rPr>
          <w:sz w:val="24"/>
        </w:rPr>
      </w:pPr>
      <w:r>
        <w:rPr>
          <w:sz w:val="24"/>
        </w:rPr>
        <w:tab/>
      </w:r>
      <w:r>
        <w:rPr>
          <w:sz w:val="24"/>
        </w:rPr>
        <w:t xml:space="preserve">  End If</w:t>
      </w:r>
    </w:p>
    <w:p>
      <w:pPr>
        <w:spacing w:line="240" w:lineRule="atLeast"/>
        <w:ind w:firstLine="480" w:firstLineChars="200"/>
        <w:jc w:val="left"/>
        <w:rPr>
          <w:sz w:val="24"/>
        </w:rPr>
      </w:pPr>
      <w:r>
        <w:rPr>
          <w:sz w:val="24"/>
        </w:rPr>
        <w:tab/>
      </w:r>
      <w:r>
        <w:rPr>
          <w:sz w:val="24"/>
        </w:rPr>
        <w:t xml:space="preserve">  If  Page&gt;MainRs.PageCount Then</w:t>
      </w:r>
    </w:p>
    <w:p>
      <w:pPr>
        <w:spacing w:line="240" w:lineRule="atLeast"/>
        <w:ind w:firstLine="480" w:firstLineChars="200"/>
        <w:jc w:val="left"/>
        <w:rPr>
          <w:sz w:val="24"/>
        </w:rPr>
      </w:pPr>
      <w:r>
        <w:rPr>
          <w:sz w:val="24"/>
        </w:rPr>
        <w:tab/>
      </w:r>
      <w:r>
        <w:rPr>
          <w:sz w:val="24"/>
        </w:rPr>
        <w:t xml:space="preserve">      Page=MainRs.PageCount</w:t>
      </w:r>
    </w:p>
    <w:p>
      <w:pPr>
        <w:spacing w:line="240" w:lineRule="atLeast"/>
        <w:ind w:firstLine="480" w:firstLineChars="200"/>
        <w:jc w:val="left"/>
        <w:rPr>
          <w:sz w:val="24"/>
        </w:rPr>
      </w:pPr>
      <w:r>
        <w:rPr>
          <w:sz w:val="24"/>
        </w:rPr>
        <w:tab/>
      </w:r>
      <w:r>
        <w:rPr>
          <w:sz w:val="24"/>
        </w:rPr>
        <w:t xml:space="preserve">  End If</w:t>
      </w:r>
    </w:p>
    <w:p>
      <w:pPr>
        <w:spacing w:line="240" w:lineRule="atLeast"/>
        <w:ind w:firstLine="480" w:firstLineChars="200"/>
        <w:jc w:val="left"/>
        <w:rPr>
          <w:sz w:val="24"/>
        </w:rPr>
      </w:pPr>
      <w:r>
        <w:rPr>
          <w:sz w:val="24"/>
        </w:rPr>
        <w:tab/>
      </w:r>
      <w:r>
        <w:rPr>
          <w:sz w:val="24"/>
        </w:rPr>
        <w:t xml:space="preserve">  MainRs.AbsolutePage=Page</w:t>
      </w:r>
    </w:p>
    <w:p>
      <w:pPr>
        <w:spacing w:line="240" w:lineRule="atLeast"/>
        <w:ind w:firstLine="480" w:firstLineChars="200"/>
        <w:jc w:val="left"/>
        <w:rPr>
          <w:sz w:val="24"/>
        </w:rPr>
      </w:pPr>
    </w:p>
    <w:p>
      <w:pPr>
        <w:spacing w:line="240" w:lineRule="atLeast"/>
        <w:ind w:firstLine="480" w:firstLineChars="200"/>
        <w:jc w:val="left"/>
        <w:rPr>
          <w:sz w:val="24"/>
        </w:rPr>
      </w:pPr>
      <w:r>
        <w:rPr>
          <w:sz w:val="24"/>
        </w:rPr>
        <w:t>%&gt;</w:t>
      </w:r>
    </w:p>
    <w:p>
      <w:pPr>
        <w:spacing w:line="240" w:lineRule="atLeast"/>
        <w:ind w:firstLine="480" w:firstLineChars="200"/>
        <w:jc w:val="left"/>
        <w:rPr>
          <w:rFonts w:hint="eastAsia"/>
          <w:sz w:val="24"/>
        </w:rPr>
      </w:pPr>
      <w:r>
        <w:rPr>
          <w:rFonts w:hint="eastAsia"/>
          <w:sz w:val="24"/>
        </w:rPr>
        <w:t>&lt;!--显示整个页面的表begin--&gt;</w:t>
      </w:r>
    </w:p>
    <w:p>
      <w:pPr>
        <w:spacing w:line="240" w:lineRule="atLeast"/>
        <w:ind w:firstLine="480" w:firstLineChars="200"/>
        <w:jc w:val="left"/>
        <w:rPr>
          <w:sz w:val="24"/>
        </w:rPr>
      </w:pPr>
      <w:r>
        <w:rPr>
          <w:sz w:val="24"/>
        </w:rPr>
        <w:t>&lt;table border="1" cellspacing="0" cellpadding="0" align="center" width="500"&gt;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 xml:space="preserve"> &lt;td width="20%"&gt;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 xml:space="preserve">     &lt;tr&gt;&lt;td&gt;&amp;nbsp&lt;/td&gt;&lt;td&gt;&lt;img src="Images/wall4.jpg" width="50" onmouseover="wallover(this);" onmouseout="wallout(this);"&gt;&lt;/td&gt;&lt;/tr&gt;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rFonts w:hint="eastAsia"/>
          <w:sz w:val="24"/>
        </w:rPr>
      </w:pPr>
      <w:r>
        <w:rPr>
          <w:rFonts w:hint="eastAsia"/>
          <w:sz w:val="24"/>
        </w:rPr>
        <w:t xml:space="preserve">   &lt;!--中间商场表显示begin--&gt;</w:t>
      </w:r>
    </w:p>
    <w:p>
      <w:pPr>
        <w:spacing w:line="240" w:lineRule="atLeast"/>
        <w:ind w:firstLine="480" w:firstLineChars="200"/>
        <w:jc w:val="left"/>
        <w:rPr>
          <w:sz w:val="24"/>
        </w:rPr>
      </w:pPr>
      <w:r>
        <w:rPr>
          <w:sz w:val="24"/>
        </w:rPr>
        <w:t xml:space="preserve">  &lt;table border="1" cellspacing="0" cellpadding="1" align="center" width="90%"&gt;</w:t>
      </w:r>
    </w:p>
    <w:p>
      <w:pPr>
        <w:spacing w:line="240" w:lineRule="atLeast"/>
        <w:ind w:firstLine="480" w:firstLineChars="200"/>
        <w:jc w:val="left"/>
        <w:rPr>
          <w:sz w:val="24"/>
        </w:rPr>
      </w:pPr>
      <w:r>
        <w:rPr>
          <w:sz w:val="24"/>
        </w:rPr>
        <w:t xml:space="preserve">  &lt;%</w:t>
      </w:r>
    </w:p>
    <w:p>
      <w:pPr>
        <w:spacing w:line="240" w:lineRule="atLeast"/>
        <w:ind w:firstLine="480" w:firstLineChars="200"/>
        <w:jc w:val="left"/>
        <w:rPr>
          <w:sz w:val="24"/>
        </w:rPr>
      </w:pPr>
      <w:r>
        <w:rPr>
          <w:sz w:val="24"/>
        </w:rPr>
        <w:t xml:space="preserve">    </w:t>
      </w:r>
    </w:p>
    <w:p>
      <w:pPr>
        <w:spacing w:line="240" w:lineRule="atLeast"/>
        <w:ind w:firstLine="480" w:firstLineChars="200"/>
        <w:jc w:val="left"/>
        <w:rPr>
          <w:sz w:val="24"/>
        </w:rPr>
      </w:pPr>
      <w:r>
        <w:rPr>
          <w:sz w:val="24"/>
        </w:rPr>
        <w:tab/>
      </w:r>
      <w:r>
        <w:rPr>
          <w:sz w:val="24"/>
        </w:rPr>
        <w:t xml:space="preserve">    For i=1 to MainRs.PageSize step 4</w:t>
      </w:r>
    </w:p>
    <w:p>
      <w:pPr>
        <w:spacing w:line="240" w:lineRule="atLeast"/>
        <w:ind w:firstLine="480" w:firstLineChars="200"/>
        <w:jc w:val="left"/>
        <w:rPr>
          <w:rFonts w:hint="eastAsia"/>
          <w:sz w:val="24"/>
        </w:rPr>
      </w:pPr>
      <w:r>
        <w:rPr>
          <w:rFonts w:hint="eastAsia"/>
          <w:sz w:val="24"/>
        </w:rPr>
        <w:t>propvalue="商品名："+MainRs("GoodsName")+"---商品大类："+MainRs("BigSortName")+"---商品小类:"+MainRs("SmallSortName")+"---商场价:"+CStr(MainRs("ComPrice"))</w:t>
      </w:r>
      <w:r>
        <w:rPr>
          <w:rFonts w:hint="eastAsia"/>
          <w:sz w:val="24"/>
        </w:rPr>
        <w:tab/>
      </w:r>
      <w:r>
        <w:rPr>
          <w:rFonts w:hint="eastAsia"/>
          <w:sz w:val="24"/>
        </w:rPr>
        <w:t xml:space="preserve"> </w:t>
      </w:r>
    </w:p>
    <w:p>
      <w:pPr>
        <w:spacing w:line="240" w:lineRule="atLeast"/>
        <w:ind w:firstLine="480" w:firstLineChars="200"/>
        <w:jc w:val="left"/>
        <w:rPr>
          <w:sz w:val="24"/>
        </w:rPr>
      </w:pPr>
      <w:r>
        <w:rPr>
          <w:sz w:val="24"/>
        </w:rPr>
        <w:t xml:space="preserve">  %&gt;</w:t>
      </w:r>
    </w:p>
    <w:p>
      <w:pPr>
        <w:spacing w:line="240" w:lineRule="atLeast"/>
        <w:ind w:firstLine="480" w:firstLineChars="200"/>
        <w:jc w:val="left"/>
        <w:rPr>
          <w:rFonts w:hint="eastAsia"/>
          <w:sz w:val="24"/>
        </w:rPr>
      </w:pPr>
      <w:r>
        <w:rPr>
          <w:rFonts w:hint="eastAsia"/>
          <w:sz w:val="24"/>
        </w:rPr>
        <w:t xml:space="preserve">  &lt;!--第一行物品显示begin--&gt;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background="Images/table1.jpg" align="center" valign="top"&gt;</w:t>
      </w:r>
    </w:p>
    <w:p>
      <w:pPr>
        <w:spacing w:line="240" w:lineRule="atLeast"/>
        <w:ind w:firstLine="480" w:firstLineChars="200"/>
        <w:jc w:val="left"/>
        <w:rPr>
          <w:sz w:val="24"/>
        </w:rPr>
      </w:pPr>
      <w:r>
        <w:rPr>
          <w:sz w:val="24"/>
        </w:rPr>
        <w:t xml:space="preserve">      &lt;form method="post" name="Goods" action="Right.asp?Id=&lt;%=MainRs("Id")%&gt;" target="mainFrame"&gt;</w:t>
      </w:r>
    </w:p>
    <w:p>
      <w:pPr>
        <w:spacing w:line="240" w:lineRule="atLeast"/>
        <w:ind w:firstLine="480" w:firstLineChars="200"/>
        <w:jc w:val="left"/>
        <w:rPr>
          <w:sz w:val="24"/>
        </w:rPr>
      </w:pPr>
      <w:r>
        <w:rPr>
          <w:sz w:val="24"/>
        </w:rPr>
        <w:tab/>
      </w:r>
      <w:r>
        <w:rPr>
          <w:sz w:val="24"/>
        </w:rPr>
        <w:t xml:space="preserve">  &lt;%</w:t>
      </w:r>
    </w:p>
    <w:p>
      <w:pPr>
        <w:spacing w:line="240" w:lineRule="atLeast"/>
        <w:ind w:firstLine="480" w:firstLineChars="200"/>
        <w:jc w:val="left"/>
        <w:rPr>
          <w:sz w:val="24"/>
        </w:rPr>
      </w:pPr>
      <w:r>
        <w:rPr>
          <w:sz w:val="24"/>
        </w:rPr>
        <w:tab/>
      </w:r>
      <w:r>
        <w:rPr>
          <w:sz w:val="24"/>
        </w:rPr>
        <w:t xml:space="preserve">     if MainRs("ImageFile")="" then%&gt;</w:t>
      </w:r>
    </w:p>
    <w:p>
      <w:pPr>
        <w:spacing w:line="240" w:lineRule="atLeast"/>
        <w:ind w:firstLine="480" w:firstLineChars="200"/>
        <w:jc w:val="left"/>
        <w:rPr>
          <w:sz w:val="24"/>
        </w:rPr>
      </w:pPr>
      <w:r>
        <w:rPr>
          <w:sz w:val="24"/>
        </w:rPr>
        <w:tab/>
      </w: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 xml:space="preserve"> &lt;input type="image" src='../eshop/admin/Image/NoImg.jpg' width='40' height='60' alt="&lt;%=propvalue%&gt;" &gt;</w:t>
      </w:r>
    </w:p>
    <w:p>
      <w:pPr>
        <w:spacing w:line="240" w:lineRule="atLeast"/>
        <w:ind w:firstLine="480" w:firstLineChars="200"/>
        <w:jc w:val="left"/>
        <w:rPr>
          <w:sz w:val="24"/>
        </w:rPr>
      </w:pPr>
      <w:r>
        <w:rPr>
          <w:sz w:val="24"/>
        </w:rPr>
        <w:tab/>
      </w: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&lt;% else%&gt;</w:t>
      </w:r>
    </w:p>
    <w:p>
      <w:pPr>
        <w:spacing w:line="240" w:lineRule="atLeast"/>
        <w:ind w:firstLine="480" w:firstLineChars="200"/>
        <w:jc w:val="left"/>
        <w:rPr>
          <w:sz w:val="24"/>
        </w:rPr>
      </w:pPr>
      <w:r>
        <w:rPr>
          <w:sz w:val="24"/>
        </w:rPr>
        <w:tab/>
      </w:r>
      <w:r>
        <w:rPr>
          <w:sz w:val="24"/>
        </w:rPr>
        <w:tab/>
      </w:r>
      <w:r>
        <w:rPr>
          <w:sz w:val="24"/>
        </w:rPr>
        <w:t xml:space="preserve">   &lt;input type="image" src="../eshop/admin/Image/&lt;%=MainRs("ImageFile")%&gt;" width='40' height='60' alt="&lt;%=propvalue%&gt;" &gt; </w:t>
      </w:r>
    </w:p>
    <w:p>
      <w:pPr>
        <w:spacing w:line="240" w:lineRule="atLeast"/>
        <w:ind w:firstLine="480" w:firstLineChars="200"/>
        <w:jc w:val="left"/>
        <w:rPr>
          <w:sz w:val="24"/>
        </w:rPr>
      </w:pP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 xml:space="preserve"> &lt;% End If</w:t>
      </w:r>
    </w:p>
    <w:p>
      <w:pPr>
        <w:spacing w:line="240" w:lineRule="atLeast"/>
        <w:ind w:firstLine="480" w:firstLineChars="200"/>
        <w:jc w:val="left"/>
        <w:rPr>
          <w:sz w:val="24"/>
        </w:rPr>
      </w:pPr>
      <w:r>
        <w:rPr>
          <w:sz w:val="24"/>
        </w:rPr>
        <w:tab/>
      </w:r>
      <w:r>
        <w:rPr>
          <w:sz w:val="24"/>
        </w:rPr>
        <w:tab/>
      </w:r>
      <w:r>
        <w:rPr>
          <w:sz w:val="24"/>
        </w:rPr>
        <w:t xml:space="preserve">  MainRs.movenext </w:t>
      </w:r>
    </w:p>
    <w:p>
      <w:pPr>
        <w:spacing w:line="240" w:lineRule="atLeast"/>
        <w:ind w:firstLine="480" w:firstLineChars="200"/>
        <w:jc w:val="left"/>
        <w:rPr>
          <w:sz w:val="24"/>
        </w:rPr>
      </w:pPr>
      <w:r>
        <w:rPr>
          <w:sz w:val="24"/>
        </w:rPr>
        <w:tab/>
      </w:r>
      <w:r>
        <w:rPr>
          <w:sz w:val="24"/>
        </w:rPr>
        <w:tab/>
      </w:r>
    </w:p>
    <w:p>
      <w:pPr>
        <w:spacing w:line="240" w:lineRule="atLeast"/>
        <w:ind w:firstLine="480" w:firstLineChars="200"/>
        <w:jc w:val="left"/>
        <w:rPr>
          <w:sz w:val="24"/>
        </w:rPr>
      </w:pPr>
      <w:r>
        <w:rPr>
          <w:sz w:val="24"/>
        </w:rPr>
        <w:tab/>
      </w:r>
      <w:r>
        <w:rPr>
          <w:sz w:val="24"/>
        </w:rPr>
        <w:t xml:space="preserve">  %&gt;</w:t>
      </w:r>
    </w:p>
    <w:p>
      <w:pPr>
        <w:spacing w:line="240" w:lineRule="atLeast"/>
        <w:ind w:firstLine="480" w:firstLineChars="200"/>
        <w:jc w:val="left"/>
        <w:rPr>
          <w:sz w:val="24"/>
        </w:rPr>
      </w:pPr>
      <w:r>
        <w:rPr>
          <w:sz w:val="24"/>
        </w:rPr>
        <w:tab/>
      </w:r>
      <w:r>
        <w:rPr>
          <w:sz w:val="24"/>
        </w:rPr>
        <w:t xml:space="preserve">  </w:t>
      </w:r>
      <w:r>
        <w:rPr>
          <w:sz w:val="24"/>
        </w:rPr>
        <w:tab/>
      </w:r>
      <w:r>
        <w:rPr>
          <w:sz w:val="24"/>
        </w:rPr>
        <w:t>&lt;/form&gt;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rFonts w:hint="eastAsia"/>
          <w:sz w:val="24"/>
        </w:rPr>
      </w:pPr>
      <w:r>
        <w:rPr>
          <w:rFonts w:hint="eastAsia"/>
          <w:sz w:val="24"/>
        </w:rPr>
        <w:t xml:space="preserve">    &lt;!--商场第一行中部地板显示begin--&gt;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&lt;td&gt;&lt;img src="Images/target2.jpg" width="40" height="40" onclick="personmove(this);"&gt;&lt;/td&gt;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 xml:space="preserve">         &lt;img src="Images/target2.jpg" width="40" height="40" onclick="personmove(this);"&gt;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&lt;/table&gt;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 xml:space="preserve">         &lt;img src="Images/target2.jpg" width="40" height="40" onclick="personmove(this);"&gt;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 xml:space="preserve">         &lt;img src="Images/target2.jpg" width="40" height="40" onclick="personmove(this);"&gt;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sz w:val="24"/>
        </w:rPr>
      </w:pPr>
      <w:r>
        <w:rPr>
          <w:sz w:val="24"/>
        </w:rPr>
        <w:tab/>
      </w:r>
      <w:r>
        <w:rPr>
          <w:sz w:val="24"/>
        </w:rPr>
        <w:t>&lt;/table&gt;</w:t>
      </w:r>
    </w:p>
    <w:p>
      <w:pPr>
        <w:spacing w:line="240" w:lineRule="atLeast"/>
        <w:ind w:firstLine="480" w:firstLineChars="200"/>
        <w:jc w:val="left"/>
        <w:rPr>
          <w:rFonts w:hint="eastAsia"/>
          <w:sz w:val="24"/>
        </w:rPr>
      </w:pPr>
      <w:r>
        <w:rPr>
          <w:rFonts w:hint="eastAsia"/>
          <w:sz w:val="24"/>
        </w:rPr>
        <w:tab/>
      </w:r>
      <w:r>
        <w:rPr>
          <w:rFonts w:hint="eastAsia"/>
          <w:sz w:val="24"/>
        </w:rPr>
        <w:t>&lt;!--#商场第一行中部地板显示end--&gt;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background="Images/table2.jpg" align="center" valign="top"&gt;</w:t>
      </w:r>
    </w:p>
    <w:p>
      <w:pPr>
        <w:spacing w:line="240" w:lineRule="atLeast"/>
        <w:ind w:firstLine="480" w:firstLineChars="200"/>
        <w:jc w:val="left"/>
        <w:rPr>
          <w:sz w:val="24"/>
        </w:rPr>
      </w:pPr>
      <w:r>
        <w:rPr>
          <w:sz w:val="24"/>
        </w:rPr>
        <w:tab/>
      </w:r>
      <w:r>
        <w:rPr>
          <w:sz w:val="24"/>
        </w:rPr>
        <w:t xml:space="preserve">   &lt;%</w:t>
      </w:r>
    </w:p>
    <w:p>
      <w:pPr>
        <w:spacing w:line="240" w:lineRule="atLeast"/>
        <w:ind w:firstLine="480" w:firstLineChars="200"/>
        <w:jc w:val="left"/>
        <w:rPr>
          <w:sz w:val="24"/>
        </w:rPr>
      </w:pPr>
      <w:r>
        <w:rPr>
          <w:sz w:val="24"/>
        </w:rPr>
        <w:tab/>
      </w:r>
      <w:r>
        <w:rPr>
          <w:sz w:val="24"/>
        </w:rPr>
        <w:t xml:space="preserve">      if not  MainRs.eof then</w:t>
      </w:r>
    </w:p>
    <w:p>
      <w:pPr>
        <w:spacing w:line="240" w:lineRule="atLeast"/>
        <w:ind w:firstLine="480" w:firstLineChars="200"/>
        <w:jc w:val="left"/>
        <w:rPr>
          <w:rFonts w:hint="eastAsia"/>
          <w:sz w:val="24"/>
        </w:rPr>
      </w:pPr>
      <w:r>
        <w:rPr>
          <w:rFonts w:hint="eastAsia"/>
          <w:sz w:val="24"/>
        </w:rPr>
        <w:t xml:space="preserve">   propvalue="商品名："+MainRs("GoodsName")+"---商品大类："+MainRs("BigSortName")+"---商品小类:"+MainRs("SmallSortName")+"---商场价:"+CStr(MainRs("ComPrice"))</w:t>
      </w:r>
    </w:p>
    <w:p>
      <w:pPr>
        <w:spacing w:line="240" w:lineRule="atLeast"/>
        <w:ind w:firstLine="480" w:firstLineChars="200"/>
        <w:jc w:val="left"/>
        <w:rPr>
          <w:sz w:val="24"/>
        </w:rPr>
      </w:pPr>
      <w:r>
        <w:rPr>
          <w:sz w:val="24"/>
        </w:rPr>
        <w:t xml:space="preserve">   %&gt;</w:t>
      </w:r>
    </w:p>
    <w:p>
      <w:pPr>
        <w:spacing w:line="240" w:lineRule="atLeast"/>
        <w:ind w:firstLine="480" w:firstLineChars="200"/>
        <w:jc w:val="left"/>
        <w:rPr>
          <w:sz w:val="24"/>
        </w:rPr>
      </w:pPr>
      <w:r>
        <w:rPr>
          <w:sz w:val="24"/>
        </w:rPr>
        <w:t xml:space="preserve">      &lt;form method="post" name="Goods" action="Right.asp?Id=&lt;%=MainRs("Id")%&gt;" target="mainFrame"&gt;</w:t>
      </w:r>
    </w:p>
    <w:p>
      <w:pPr>
        <w:spacing w:line="240" w:lineRule="atLeast"/>
        <w:ind w:firstLine="480" w:firstLineChars="200"/>
        <w:jc w:val="left"/>
        <w:rPr>
          <w:sz w:val="24"/>
        </w:rPr>
      </w:pPr>
      <w:r>
        <w:rPr>
          <w:sz w:val="24"/>
        </w:rPr>
        <w:tab/>
      </w:r>
      <w:r>
        <w:rPr>
          <w:sz w:val="24"/>
        </w:rPr>
        <w:t xml:space="preserve">      &lt;%  if MainRs("ImageFile")="" then%&gt;</w:t>
      </w:r>
    </w:p>
    <w:p>
      <w:pPr>
        <w:spacing w:line="240" w:lineRule="atLeast"/>
        <w:ind w:firstLine="480" w:firstLineChars="200"/>
        <w:jc w:val="left"/>
        <w:rPr>
          <w:sz w:val="24"/>
        </w:rPr>
      </w:pPr>
      <w:r>
        <w:rPr>
          <w:sz w:val="24"/>
        </w:rPr>
        <w:tab/>
      </w:r>
      <w:r>
        <w:rPr>
          <w:sz w:val="24"/>
        </w:rPr>
        <w:tab/>
      </w:r>
      <w:r>
        <w:rPr>
          <w:sz w:val="24"/>
        </w:rPr>
        <w:t xml:space="preserve">       &lt;input type="image" src='../eshop/admin/Image/NoImg.jpg' width='30' height='60' alt="&lt;%=propvalue%&gt;" &gt;</w:t>
      </w:r>
    </w:p>
    <w:p>
      <w:pPr>
        <w:spacing w:line="240" w:lineRule="atLeast"/>
        <w:ind w:firstLine="480" w:firstLineChars="200"/>
        <w:jc w:val="left"/>
        <w:rPr>
          <w:sz w:val="24"/>
        </w:rPr>
      </w:pPr>
      <w:r>
        <w:rPr>
          <w:sz w:val="24"/>
        </w:rPr>
        <w:tab/>
      </w:r>
      <w:r>
        <w:rPr>
          <w:sz w:val="24"/>
        </w:rPr>
        <w:tab/>
      </w:r>
      <w:r>
        <w:rPr>
          <w:sz w:val="24"/>
        </w:rPr>
        <w:t xml:space="preserve">  &lt;%else%&gt;</w:t>
      </w:r>
    </w:p>
    <w:p>
      <w:pPr>
        <w:spacing w:line="240" w:lineRule="atLeast"/>
        <w:ind w:firstLine="480" w:firstLineChars="200"/>
        <w:jc w:val="left"/>
        <w:rPr>
          <w:sz w:val="24"/>
        </w:rPr>
      </w:pPr>
      <w:r>
        <w:rPr>
          <w:sz w:val="24"/>
        </w:rPr>
        <w:tab/>
      </w:r>
      <w:r>
        <w:rPr>
          <w:sz w:val="24"/>
        </w:rPr>
        <w:tab/>
      </w:r>
      <w:r>
        <w:rPr>
          <w:sz w:val="24"/>
        </w:rPr>
        <w:t xml:space="preserve">   &lt;input type="image" src="../eshop/admin/Image/&lt;%=MainRs("ImageFile")%&gt;" width='30' height='60' alt="&lt;%=propvalue%&gt;" &gt; </w:t>
      </w:r>
    </w:p>
    <w:p>
      <w:pPr>
        <w:spacing w:line="240" w:lineRule="atLeast"/>
        <w:ind w:firstLine="480" w:firstLineChars="200"/>
        <w:jc w:val="left"/>
        <w:rPr>
          <w:sz w:val="24"/>
        </w:rPr>
      </w:pP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 xml:space="preserve">    &lt;% End If</w:t>
      </w:r>
    </w:p>
    <w:p>
      <w:pPr>
        <w:spacing w:line="240" w:lineRule="atLeast"/>
        <w:ind w:firstLine="480" w:firstLineChars="200"/>
        <w:jc w:val="left"/>
        <w:rPr>
          <w:sz w:val="24"/>
        </w:rPr>
      </w:pPr>
      <w:r>
        <w:rPr>
          <w:sz w:val="24"/>
        </w:rPr>
        <w:tab/>
      </w: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 xml:space="preserve">  MainRs.movenext</w:t>
      </w:r>
    </w:p>
    <w:p>
      <w:pPr>
        <w:spacing w:line="240" w:lineRule="atLeast"/>
        <w:ind w:firstLine="480" w:firstLineChars="200"/>
        <w:jc w:val="left"/>
        <w:rPr>
          <w:sz w:val="24"/>
        </w:rPr>
      </w:pPr>
      <w:r>
        <w:rPr>
          <w:sz w:val="24"/>
        </w:rPr>
        <w:tab/>
      </w:r>
      <w:r>
        <w:rPr>
          <w:sz w:val="24"/>
        </w:rPr>
        <w:tab/>
      </w:r>
      <w:r>
        <w:rPr>
          <w:sz w:val="24"/>
        </w:rPr>
        <w:t xml:space="preserve"> </w:t>
      </w:r>
    </w:p>
    <w:p>
      <w:pPr>
        <w:spacing w:line="240" w:lineRule="atLeast"/>
        <w:ind w:firstLine="480" w:firstLineChars="200"/>
        <w:jc w:val="left"/>
        <w:rPr>
          <w:sz w:val="24"/>
        </w:rPr>
      </w:pPr>
      <w:r>
        <w:rPr>
          <w:sz w:val="24"/>
        </w:rPr>
        <w:tab/>
      </w:r>
      <w:r>
        <w:rPr>
          <w:sz w:val="24"/>
        </w:rPr>
        <w:tab/>
      </w:r>
      <w:r>
        <w:rPr>
          <w:sz w:val="24"/>
        </w:rPr>
        <w:t>%&gt;</w:t>
      </w:r>
    </w:p>
    <w:p>
      <w:pPr>
        <w:spacing w:line="240" w:lineRule="atLeast"/>
        <w:ind w:firstLine="480" w:firstLineChars="200"/>
        <w:jc w:val="left"/>
        <w:rPr>
          <w:sz w:val="24"/>
        </w:rPr>
      </w:pPr>
      <w:r>
        <w:rPr>
          <w:sz w:val="24"/>
        </w:rPr>
        <w:tab/>
      </w:r>
      <w:r>
        <w:rPr>
          <w:sz w:val="24"/>
        </w:rPr>
        <w:tab/>
      </w:r>
      <w:r>
        <w:rPr>
          <w:sz w:val="24"/>
        </w:rPr>
        <w:t>&lt;/form&gt;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ab/>
      </w:r>
      <w:r>
        <w:rPr>
          <w:sz w:val="24"/>
        </w:rPr>
        <w:t xml:space="preserve"> &lt;/tr&gt;</w:t>
      </w:r>
    </w:p>
    <w:p>
      <w:pPr>
        <w:spacing w:line="240" w:lineRule="atLeast"/>
        <w:ind w:firstLine="480" w:firstLineChars="200"/>
        <w:jc w:val="left"/>
        <w:rPr>
          <w:rFonts w:hint="eastAsia"/>
          <w:sz w:val="24"/>
        </w:rPr>
      </w:pPr>
      <w:r>
        <w:rPr>
          <w:rFonts w:hint="eastAsia"/>
          <w:sz w:val="24"/>
        </w:rPr>
        <w:tab/>
      </w:r>
      <w:r>
        <w:rPr>
          <w:rFonts w:hint="eastAsia"/>
          <w:sz w:val="24"/>
        </w:rPr>
        <w:t xml:space="preserve"> &lt;!--第一行物品显示end--&gt;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rFonts w:hint="eastAsia"/>
          <w:sz w:val="24"/>
        </w:rPr>
      </w:pPr>
      <w:r>
        <w:rPr>
          <w:rFonts w:hint="eastAsia"/>
          <w:sz w:val="24"/>
        </w:rPr>
        <w:tab/>
      </w:r>
      <w:r>
        <w:rPr>
          <w:rFonts w:hint="eastAsia"/>
          <w:sz w:val="24"/>
        </w:rPr>
        <w:t xml:space="preserve">  &lt;!--商场第二行地板显示begin--&gt;</w:t>
      </w:r>
    </w:p>
    <w:p>
      <w:pPr>
        <w:spacing w:line="240" w:lineRule="atLeast"/>
        <w:ind w:firstLine="480" w:firstLineChars="200"/>
        <w:jc w:val="left"/>
        <w:rPr>
          <w:rFonts w:hint="eastAsia"/>
          <w:sz w:val="24"/>
        </w:rPr>
      </w:pPr>
      <w:r>
        <w:rPr>
          <w:sz w:val="24"/>
        </w:rPr>
        <w:tab/>
      </w:r>
      <w:r>
        <w:rPr>
          <w:sz w:val="24"/>
        </w:rPr>
        <w:t xml:space="preserve">      </w:t>
      </w:r>
      <w:r>
        <w:rPr>
          <w:rFonts w:hint="eastAsia"/>
          <w:sz w:val="24"/>
        </w:rPr>
        <w:t xml:space="preserve"> …</w:t>
      </w:r>
    </w:p>
    <w:p>
      <w:pPr>
        <w:spacing w:line="240" w:lineRule="atLeast"/>
        <w:ind w:firstLine="480" w:firstLineChars="200"/>
        <w:jc w:val="left"/>
        <w:rPr>
          <w:rFonts w:hint="eastAsia"/>
          <w:sz w:val="24"/>
        </w:rPr>
      </w:pPr>
      <w:r>
        <w:rPr>
          <w:rFonts w:hint="eastAsia"/>
          <w:sz w:val="24"/>
        </w:rPr>
        <w:tab/>
      </w:r>
      <w:r>
        <w:rPr>
          <w:rFonts w:hint="eastAsia"/>
          <w:sz w:val="24"/>
        </w:rPr>
        <w:t xml:space="preserve"> &lt;!--商场地板第二行显示end--&gt;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rFonts w:hint="eastAsia"/>
          <w:sz w:val="24"/>
        </w:rPr>
      </w:pPr>
      <w:r>
        <w:rPr>
          <w:rFonts w:hint="eastAsia"/>
          <w:sz w:val="24"/>
        </w:rPr>
        <w:t xml:space="preserve">    &lt;!--第二行物品显示start--&gt;</w:t>
      </w:r>
    </w:p>
    <w:p>
      <w:pPr>
        <w:spacing w:line="240" w:lineRule="atLeast"/>
        <w:ind w:firstLine="480" w:firstLineChars="200"/>
        <w:jc w:val="left"/>
        <w:rPr>
          <w:rFonts w:hint="eastAsia"/>
          <w:sz w:val="24"/>
        </w:rPr>
      </w:pPr>
      <w:r>
        <w:rPr>
          <w:sz w:val="24"/>
        </w:rPr>
        <w:t xml:space="preserve">    </w:t>
      </w:r>
      <w:r>
        <w:rPr>
          <w:rFonts w:hint="eastAsia"/>
          <w:sz w:val="24"/>
        </w:rPr>
        <w:t xml:space="preserve">      …</w:t>
      </w:r>
    </w:p>
    <w:p>
      <w:pPr>
        <w:spacing w:line="240" w:lineRule="atLeast"/>
        <w:ind w:firstLine="480" w:firstLineChars="200"/>
        <w:jc w:val="left"/>
        <w:rPr>
          <w:rFonts w:hint="eastAsia"/>
          <w:sz w:val="24"/>
        </w:rPr>
      </w:pPr>
      <w:r>
        <w:rPr>
          <w:rFonts w:hint="eastAsia"/>
          <w:sz w:val="24"/>
        </w:rPr>
        <w:t xml:space="preserve">    &lt;!--第三行地板显示start--&gt;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rFonts w:hint="eastAsia"/>
          <w:sz w:val="24"/>
        </w:rPr>
      </w:pPr>
      <w:r>
        <w:rPr>
          <w:rFonts w:hint="eastAsia"/>
          <w:sz w:val="24"/>
        </w:rPr>
        <w:tab/>
      </w:r>
      <w:r>
        <w:rPr>
          <w:rFonts w:hint="eastAsia"/>
          <w:sz w:val="24"/>
        </w:rPr>
        <w:t>&lt;!--第三行地板显示end--&gt;</w:t>
      </w:r>
    </w:p>
    <w:p>
      <w:pPr>
        <w:spacing w:line="240" w:lineRule="atLeast"/>
        <w:ind w:firstLine="480" w:firstLineChars="200"/>
        <w:jc w:val="left"/>
        <w:rPr>
          <w:rFonts w:hint="eastAsia"/>
          <w:sz w:val="24"/>
        </w:rPr>
      </w:pPr>
      <w:r>
        <w:rPr>
          <w:sz w:val="24"/>
        </w:rPr>
        <w:t xml:space="preserve"> </w:t>
      </w:r>
      <w:r>
        <w:rPr>
          <w:rFonts w:hint="eastAsia"/>
          <w:sz w:val="24"/>
        </w:rPr>
        <w:t xml:space="preserve">         …</w:t>
      </w:r>
    </w:p>
    <w:p>
      <w:pPr>
        <w:spacing w:line="240" w:lineRule="atLeast"/>
        <w:ind w:firstLine="480" w:firstLineChars="200"/>
        <w:jc w:val="left"/>
        <w:rPr>
          <w:rFonts w:hint="eastAsia"/>
          <w:sz w:val="24"/>
        </w:rPr>
      </w:pPr>
      <w:r>
        <w:rPr>
          <w:rFonts w:hint="eastAsia"/>
          <w:sz w:val="24"/>
        </w:rPr>
        <w:tab/>
      </w:r>
      <w:r>
        <w:rPr>
          <w:rFonts w:hint="eastAsia"/>
          <w:sz w:val="24"/>
        </w:rPr>
        <w:t>&lt;!--第二行物品显示end--&gt;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rFonts w:hint="eastAsia"/>
          <w:sz w:val="24"/>
        </w:rPr>
      </w:pPr>
      <w:r>
        <w:rPr>
          <w:rFonts w:hint="eastAsia"/>
          <w:sz w:val="24"/>
        </w:rPr>
        <w:t xml:space="preserve">   &lt;!--地板第四行显示start--&gt;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rFonts w:hint="eastAsia"/>
          <w:sz w:val="24"/>
        </w:rPr>
      </w:pPr>
      <w:r>
        <w:rPr>
          <w:rFonts w:hint="eastAsia"/>
          <w:sz w:val="24"/>
        </w:rPr>
        <w:tab/>
      </w:r>
      <w:r>
        <w:rPr>
          <w:rFonts w:hint="eastAsia"/>
          <w:sz w:val="24"/>
        </w:rPr>
        <w:t>&lt;!--第四行地板显示end--&gt;</w:t>
      </w:r>
    </w:p>
    <w:p>
      <w:pPr>
        <w:spacing w:line="240" w:lineRule="atLeast"/>
        <w:ind w:firstLine="1680" w:firstLineChars="700"/>
        <w:jc w:val="left"/>
        <w:rPr>
          <w:rFonts w:hint="eastAsia"/>
          <w:sz w:val="24"/>
        </w:rPr>
      </w:pPr>
      <w:r>
        <w:rPr>
          <w:rFonts w:hint="eastAsia"/>
          <w:sz w:val="24"/>
        </w:rPr>
        <w:t>…</w:t>
      </w:r>
    </w:p>
    <w:p>
      <w:pPr>
        <w:spacing w:line="240" w:lineRule="atLeast"/>
        <w:ind w:firstLine="480" w:firstLineChars="200"/>
        <w:jc w:val="left"/>
        <w:rPr>
          <w:sz w:val="24"/>
        </w:rPr>
      </w:pPr>
      <w:r>
        <w:rPr>
          <w:sz w:val="24"/>
        </w:rPr>
        <w:tab/>
      </w:r>
      <w:r>
        <w:rPr>
          <w:sz w:val="24"/>
        </w:rPr>
        <w:tab/>
      </w:r>
      <w:r>
        <w:rPr>
          <w:sz w:val="24"/>
        </w:rPr>
        <w:t xml:space="preserve">&lt;% </w:t>
      </w:r>
    </w:p>
    <w:p>
      <w:pPr>
        <w:spacing w:line="240" w:lineRule="atLeast"/>
        <w:ind w:firstLine="480" w:firstLineChars="200"/>
        <w:jc w:val="left"/>
        <w:rPr>
          <w:sz w:val="24"/>
        </w:rPr>
      </w:pPr>
      <w:r>
        <w:rPr>
          <w:sz w:val="24"/>
        </w:rPr>
        <w:tab/>
      </w:r>
      <w:r>
        <w:rPr>
          <w:sz w:val="24"/>
        </w:rPr>
        <w:tab/>
      </w:r>
      <w:r>
        <w:rPr>
          <w:sz w:val="24"/>
        </w:rPr>
        <w:t>end if</w:t>
      </w:r>
    </w:p>
    <w:p>
      <w:pPr>
        <w:spacing w:line="240" w:lineRule="atLeast"/>
        <w:ind w:firstLine="480" w:firstLineChars="200"/>
        <w:jc w:val="left"/>
        <w:rPr>
          <w:sz w:val="24"/>
        </w:rPr>
      </w:pPr>
      <w:r>
        <w:rPr>
          <w:sz w:val="24"/>
        </w:rPr>
        <w:tab/>
      </w:r>
      <w:r>
        <w:rPr>
          <w:sz w:val="24"/>
        </w:rPr>
        <w:tab/>
      </w:r>
      <w:r>
        <w:rPr>
          <w:sz w:val="24"/>
        </w:rPr>
        <w:t>end if</w:t>
      </w:r>
    </w:p>
    <w:p>
      <w:pPr>
        <w:spacing w:line="240" w:lineRule="atLeast"/>
        <w:ind w:firstLine="480" w:firstLineChars="200"/>
        <w:jc w:val="left"/>
        <w:rPr>
          <w:sz w:val="24"/>
        </w:rPr>
      </w:pPr>
      <w:r>
        <w:rPr>
          <w:sz w:val="24"/>
        </w:rPr>
        <w:tab/>
      </w:r>
      <w:r>
        <w:rPr>
          <w:sz w:val="24"/>
        </w:rPr>
        <w:tab/>
      </w:r>
      <w:r>
        <w:rPr>
          <w:sz w:val="24"/>
        </w:rPr>
        <w:t xml:space="preserve">end if </w:t>
      </w:r>
    </w:p>
    <w:p>
      <w:pPr>
        <w:spacing w:line="240" w:lineRule="atLeast"/>
        <w:ind w:firstLine="480" w:firstLineChars="200"/>
        <w:jc w:val="left"/>
        <w:rPr>
          <w:sz w:val="24"/>
        </w:rPr>
      </w:pPr>
      <w:r>
        <w:rPr>
          <w:sz w:val="24"/>
        </w:rPr>
        <w:tab/>
      </w:r>
      <w:r>
        <w:rPr>
          <w:sz w:val="24"/>
        </w:rPr>
        <w:tab/>
      </w:r>
      <w:r>
        <w:rPr>
          <w:sz w:val="24"/>
        </w:rPr>
        <w:t>Next</w:t>
      </w:r>
    </w:p>
    <w:p>
      <w:pPr>
        <w:spacing w:line="240" w:lineRule="atLeast"/>
        <w:ind w:firstLine="480" w:firstLineChars="200"/>
        <w:jc w:val="left"/>
        <w:rPr>
          <w:sz w:val="24"/>
        </w:rPr>
      </w:pPr>
      <w:r>
        <w:rPr>
          <w:sz w:val="24"/>
        </w:rPr>
        <w:tab/>
      </w:r>
      <w:r>
        <w:rPr>
          <w:sz w:val="24"/>
        </w:rPr>
        <w:t xml:space="preserve">   </w:t>
      </w:r>
    </w:p>
    <w:p>
      <w:pPr>
        <w:spacing w:line="240" w:lineRule="atLeast"/>
        <w:ind w:firstLine="480" w:firstLineChars="200"/>
        <w:jc w:val="left"/>
        <w:rPr>
          <w:sz w:val="24"/>
        </w:rPr>
      </w:pPr>
      <w:r>
        <w:rPr>
          <w:sz w:val="24"/>
        </w:rPr>
        <w:tab/>
      </w:r>
      <w:r>
        <w:rPr>
          <w:sz w:val="24"/>
        </w:rPr>
        <w:t xml:space="preserve">  %&gt;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rFonts w:hint="eastAsia"/>
          <w:sz w:val="24"/>
        </w:rPr>
      </w:pPr>
      <w:r>
        <w:rPr>
          <w:rFonts w:hint="eastAsia"/>
          <w:sz w:val="24"/>
        </w:rPr>
        <w:t xml:space="preserve">  &lt;!--中部商场表显示end--&gt;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width="15%" valign="bottom"&gt;</w:t>
      </w:r>
    </w:p>
    <w:p>
      <w:pPr>
        <w:spacing w:line="240" w:lineRule="atLeast"/>
        <w:ind w:firstLine="480" w:firstLineChars="200"/>
        <w:jc w:val="left"/>
        <w:rPr>
          <w:rFonts w:hint="eastAsia"/>
          <w:sz w:val="24"/>
        </w:rPr>
      </w:pPr>
      <w:r>
        <w:rPr>
          <w:rFonts w:hint="eastAsia"/>
          <w:sz w:val="24"/>
        </w:rPr>
        <w:t xml:space="preserve"> &lt;!--右部切换店铺begin--&gt;</w:t>
      </w:r>
    </w:p>
    <w:p>
      <w:pPr>
        <w:spacing w:line="240" w:lineRule="atLeast"/>
        <w:ind w:firstLine="480" w:firstLineChars="200"/>
        <w:jc w:val="left"/>
        <w:rPr>
          <w:sz w:val="24"/>
        </w:rPr>
      </w:pPr>
      <w:r>
        <w:rPr>
          <w:sz w:val="24"/>
        </w:rPr>
        <w:t xml:space="preserve">  &lt;table border="1" cellspacing="0" cellpadding="1"&gt;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ab/>
      </w:r>
      <w:r>
        <w:rPr>
          <w:sz w:val="24"/>
        </w:rPr>
        <w:t>&lt;%if Page=1 then%&gt;</w:t>
      </w:r>
    </w:p>
    <w:p>
      <w:pPr>
        <w:spacing w:line="240" w:lineRule="atLeast"/>
        <w:ind w:firstLine="480" w:firstLineChars="200"/>
        <w:jc w:val="left"/>
        <w:rPr>
          <w:sz w:val="24"/>
        </w:rPr>
      </w:pPr>
      <w:r>
        <w:rPr>
          <w:sz w:val="24"/>
        </w:rPr>
        <w:tab/>
      </w:r>
      <w:r>
        <w:rPr>
          <w:sz w:val="24"/>
        </w:rPr>
        <w:t xml:space="preserve"> &lt;td&gt;&lt;img src="Images/button.jpg"&gt;&lt;/td&gt;</w:t>
      </w:r>
    </w:p>
    <w:p>
      <w:pPr>
        <w:spacing w:line="240" w:lineRule="atLeast"/>
        <w:ind w:firstLine="480" w:firstLineChars="200"/>
        <w:jc w:val="left"/>
        <w:rPr>
          <w:sz w:val="24"/>
        </w:rPr>
      </w:pPr>
      <w:r>
        <w:rPr>
          <w:sz w:val="24"/>
        </w:rPr>
        <w:tab/>
      </w:r>
      <w:r>
        <w:rPr>
          <w:sz w:val="24"/>
        </w:rPr>
        <w:t>&lt;%else%&gt;</w:t>
      </w:r>
    </w:p>
    <w:p>
      <w:pPr>
        <w:spacing w:line="240" w:lineRule="atLeast"/>
        <w:ind w:firstLine="480" w:firstLineChars="200"/>
        <w:jc w:val="left"/>
        <w:rPr>
          <w:rFonts w:hint="eastAsia"/>
          <w:sz w:val="24"/>
        </w:rPr>
      </w:pPr>
      <w:r>
        <w:rPr>
          <w:rFonts w:hint="eastAsia"/>
          <w:sz w:val="24"/>
        </w:rPr>
        <w:tab/>
      </w:r>
      <w:r>
        <w:rPr>
          <w:rFonts w:hint="eastAsia"/>
          <w:sz w:val="24"/>
        </w:rPr>
        <w:t xml:space="preserve"> &lt;td&gt;&lt;a href="Main.asp?Page=1"&gt;&lt;img src="Images/start.jpg" alt="第一家柜台"&gt;&lt;/a&gt;&lt;/td&gt;</w:t>
      </w:r>
    </w:p>
    <w:p>
      <w:pPr>
        <w:spacing w:line="240" w:lineRule="atLeast"/>
        <w:ind w:firstLine="480" w:firstLineChars="200"/>
        <w:jc w:val="left"/>
        <w:rPr>
          <w:sz w:val="24"/>
        </w:rPr>
      </w:pPr>
      <w:r>
        <w:rPr>
          <w:sz w:val="24"/>
        </w:rPr>
        <w:tab/>
      </w:r>
      <w:r>
        <w:rPr>
          <w:sz w:val="24"/>
        </w:rPr>
        <w:t>&lt;%end if%&gt;</w:t>
      </w:r>
    </w:p>
    <w:p>
      <w:pPr>
        <w:spacing w:line="240" w:lineRule="atLeast"/>
        <w:ind w:firstLine="480" w:firstLineChars="200"/>
        <w:jc w:val="left"/>
        <w:rPr>
          <w:sz w:val="24"/>
        </w:rPr>
      </w:pPr>
      <w:r>
        <w:rPr>
          <w:sz w:val="24"/>
        </w:rPr>
        <w:tab/>
      </w:r>
      <w:r>
        <w:rPr>
          <w:sz w:val="24"/>
        </w:rPr>
        <w:t>&lt;/tr&gt;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ab/>
      </w:r>
      <w:r>
        <w:rPr>
          <w:sz w:val="24"/>
        </w:rPr>
        <w:t>&lt;%if Page=1 then%&gt;</w:t>
      </w:r>
    </w:p>
    <w:p>
      <w:pPr>
        <w:spacing w:line="240" w:lineRule="atLeast"/>
        <w:ind w:firstLine="480" w:firstLineChars="200"/>
        <w:jc w:val="left"/>
        <w:rPr>
          <w:sz w:val="24"/>
        </w:rPr>
      </w:pPr>
      <w:r>
        <w:rPr>
          <w:sz w:val="24"/>
        </w:rPr>
        <w:tab/>
      </w:r>
      <w:r>
        <w:rPr>
          <w:sz w:val="24"/>
        </w:rPr>
        <w:t xml:space="preserve"> &lt;td&gt;&lt;img src="Images/button.jpg"&gt;&lt;/td&gt;</w:t>
      </w:r>
    </w:p>
    <w:p>
      <w:pPr>
        <w:spacing w:line="240" w:lineRule="atLeast"/>
        <w:ind w:firstLine="480" w:firstLineChars="200"/>
        <w:jc w:val="left"/>
        <w:rPr>
          <w:sz w:val="24"/>
        </w:rPr>
      </w:pPr>
      <w:r>
        <w:rPr>
          <w:sz w:val="24"/>
        </w:rPr>
        <w:tab/>
      </w:r>
      <w:r>
        <w:rPr>
          <w:sz w:val="24"/>
        </w:rPr>
        <w:t>&lt;%else%&gt;</w:t>
      </w:r>
    </w:p>
    <w:p>
      <w:pPr>
        <w:spacing w:line="240" w:lineRule="atLeast"/>
        <w:ind w:firstLine="480" w:firstLineChars="200"/>
        <w:jc w:val="left"/>
        <w:rPr>
          <w:rFonts w:hint="eastAsia"/>
          <w:sz w:val="24"/>
        </w:rPr>
      </w:pPr>
      <w:r>
        <w:rPr>
          <w:rFonts w:hint="eastAsia"/>
          <w:sz w:val="24"/>
        </w:rPr>
        <w:t xml:space="preserve">      &lt;td&gt;&lt;a href="Main.asp?Page=&lt;%=page-1%&gt;"&gt;&lt;img src="Images/pageup.jpg" alt="上一家柜台"&gt;&lt;/a&gt;&lt;/td&gt;</w:t>
      </w:r>
    </w:p>
    <w:p>
      <w:pPr>
        <w:spacing w:line="240" w:lineRule="atLeast"/>
        <w:ind w:firstLine="480" w:firstLineChars="200"/>
        <w:jc w:val="left"/>
        <w:rPr>
          <w:sz w:val="24"/>
        </w:rPr>
      </w:pPr>
      <w:r>
        <w:rPr>
          <w:sz w:val="24"/>
        </w:rPr>
        <w:tab/>
      </w:r>
      <w:r>
        <w:rPr>
          <w:sz w:val="24"/>
        </w:rPr>
        <w:t>&lt;%end if%&gt;</w:t>
      </w:r>
    </w:p>
    <w:p>
      <w:pPr>
        <w:spacing w:line="240" w:lineRule="atLeast"/>
        <w:ind w:firstLine="480" w:firstLineChars="200"/>
        <w:jc w:val="left"/>
        <w:rPr>
          <w:sz w:val="24"/>
        </w:rPr>
      </w:pPr>
      <w:r>
        <w:rPr>
          <w:sz w:val="24"/>
        </w:rPr>
        <w:tab/>
      </w:r>
      <w:r>
        <w:rPr>
          <w:sz w:val="24"/>
        </w:rPr>
        <w:t>&lt;/tr&gt;</w:t>
      </w:r>
    </w:p>
    <w:p>
      <w:pPr>
        <w:spacing w:line="240" w:lineRule="atLeast"/>
        <w:ind w:firstLine="480" w:firstLineChars="200"/>
        <w:jc w:val="left"/>
        <w:rPr>
          <w:rFonts w:hint="eastAsia"/>
          <w:sz w:val="24"/>
        </w:rPr>
      </w:pPr>
      <w:r>
        <w:rPr>
          <w:rFonts w:hint="eastAsia"/>
          <w:sz w:val="24"/>
        </w:rPr>
        <w:tab/>
      </w:r>
      <w:r>
        <w:rPr>
          <w:rFonts w:hint="eastAsia"/>
          <w:sz w:val="24"/>
        </w:rPr>
        <w:t>&lt;tr&gt;&lt;td&gt;第&lt;font color="red"&gt;1-&lt;%=4*Page%&gt;&lt;/font&gt;家商柜&lt;/td&gt;&lt;/tr&gt;</w:t>
      </w:r>
    </w:p>
    <w:p>
      <w:pPr>
        <w:spacing w:line="240" w:lineRule="atLeast"/>
        <w:ind w:firstLine="480" w:firstLineChars="200"/>
        <w:jc w:val="left"/>
        <w:rPr>
          <w:rFonts w:hint="eastAsia"/>
          <w:sz w:val="24"/>
        </w:rPr>
      </w:pPr>
      <w:r>
        <w:rPr>
          <w:rFonts w:hint="eastAsia"/>
          <w:sz w:val="24"/>
        </w:rPr>
        <w:tab/>
      </w:r>
      <w:r>
        <w:rPr>
          <w:rFonts w:hint="eastAsia"/>
          <w:sz w:val="24"/>
        </w:rPr>
        <w:t>&lt;tr&gt;&lt;td&gt;&lt;a href="../eshop/index.asp" target="_top"&gt;&lt;img src="Images/jump.jpg" alt="一键进入虚拟商场" border="0"&gt;&lt;/a&gt;&lt;/td&gt;&lt;tr&gt;</w:t>
      </w:r>
    </w:p>
    <w:p>
      <w:pPr>
        <w:spacing w:line="240" w:lineRule="atLeast"/>
        <w:ind w:firstLine="480" w:firstLineChars="200"/>
        <w:jc w:val="left"/>
        <w:rPr>
          <w:sz w:val="24"/>
        </w:rPr>
      </w:pPr>
      <w:r>
        <w:rPr>
          <w:sz w:val="24"/>
        </w:rPr>
        <w:tab/>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 xml:space="preserve">  &lt;table border="1" cellspacing="0" cellpadding="1"&gt;</w:t>
      </w:r>
    </w:p>
    <w:p>
      <w:pPr>
        <w:spacing w:line="240" w:lineRule="atLeast"/>
        <w:ind w:firstLine="480" w:firstLineChars="200"/>
        <w:jc w:val="left"/>
        <w:rPr>
          <w:rFonts w:hint="eastAsia"/>
          <w:sz w:val="24"/>
        </w:rPr>
      </w:pPr>
      <w:r>
        <w:rPr>
          <w:rFonts w:hint="eastAsia"/>
          <w:sz w:val="24"/>
        </w:rPr>
        <w:t xml:space="preserve">    &lt;tr&gt;&lt;td&gt;&lt;a href="LogOut.asp" target="_top"&gt;&lt;img src="Images/exit.jpg" alt="退出购物广场" border="0"&gt;&lt;/a&gt;&lt;/td&gt;&lt;/tr&gt;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sz w:val="24"/>
        </w:rPr>
      </w:pPr>
      <w:r>
        <w:rPr>
          <w:sz w:val="24"/>
        </w:rPr>
        <w:t xml:space="preserve">  &lt;table border="1" cellspacing="0" cellpadding="1"&gt;</w:t>
      </w:r>
    </w:p>
    <w:p>
      <w:pPr>
        <w:spacing w:line="240" w:lineRule="atLeast"/>
        <w:ind w:firstLine="480" w:firstLineChars="200"/>
        <w:jc w:val="left"/>
        <w:rPr>
          <w:rFonts w:hint="eastAsia"/>
          <w:sz w:val="24"/>
        </w:rPr>
      </w:pPr>
      <w:r>
        <w:rPr>
          <w:rFonts w:hint="eastAsia"/>
          <w:sz w:val="24"/>
        </w:rPr>
        <w:t xml:space="preserve">     &lt;tr&gt;&lt;td&gt;共&lt;font color="red"&gt;&lt;%=MainRs.PageCount*MainRs.PageCount%&gt;&lt;/font&gt;家商柜&lt;/td&gt;&lt;/tr&gt;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&lt;%if Page=MainRs.PageCount then%&gt;</w:t>
      </w:r>
    </w:p>
    <w:p>
      <w:pPr>
        <w:spacing w:line="240" w:lineRule="atLeast"/>
        <w:ind w:firstLine="480" w:firstLineChars="200"/>
        <w:jc w:val="left"/>
        <w:rPr>
          <w:sz w:val="24"/>
        </w:rPr>
      </w:pPr>
      <w:r>
        <w:rPr>
          <w:sz w:val="24"/>
        </w:rPr>
        <w:tab/>
      </w:r>
      <w:r>
        <w:rPr>
          <w:sz w:val="24"/>
        </w:rPr>
        <w:t xml:space="preserve">    &lt;td&gt;&lt;img src="Images/button.jpg"&gt;&lt;/td&gt;</w:t>
      </w:r>
    </w:p>
    <w:p>
      <w:pPr>
        <w:spacing w:line="240" w:lineRule="atLeast"/>
        <w:ind w:firstLine="480" w:firstLineChars="200"/>
        <w:jc w:val="left"/>
        <w:rPr>
          <w:sz w:val="24"/>
        </w:rPr>
      </w:pPr>
      <w:r>
        <w:rPr>
          <w:sz w:val="24"/>
        </w:rPr>
        <w:tab/>
      </w:r>
      <w:r>
        <w:rPr>
          <w:sz w:val="24"/>
        </w:rPr>
        <w:t xml:space="preserve">  &lt;%else%&gt;</w:t>
      </w:r>
    </w:p>
    <w:p>
      <w:pPr>
        <w:spacing w:line="240" w:lineRule="atLeast"/>
        <w:ind w:firstLine="480" w:firstLineChars="200"/>
        <w:jc w:val="left"/>
        <w:rPr>
          <w:rFonts w:hint="eastAsia"/>
          <w:sz w:val="24"/>
        </w:rPr>
      </w:pPr>
      <w:r>
        <w:rPr>
          <w:rFonts w:hint="eastAsia"/>
          <w:sz w:val="24"/>
        </w:rPr>
        <w:tab/>
      </w:r>
      <w:r>
        <w:rPr>
          <w:rFonts w:hint="eastAsia"/>
          <w:sz w:val="24"/>
        </w:rPr>
        <w:t xml:space="preserve">    &lt;td&gt;&lt;a href="Main.asp?Page=&lt;%=Page+1%&gt;"&gt;&lt;img src="Images/pagedown.jpg" alt="下一家柜台"&gt;&lt;/a&gt;&lt;/td&gt;</w:t>
      </w:r>
    </w:p>
    <w:p>
      <w:pPr>
        <w:spacing w:line="240" w:lineRule="atLeast"/>
        <w:ind w:firstLine="480" w:firstLineChars="200"/>
        <w:jc w:val="left"/>
        <w:rPr>
          <w:sz w:val="24"/>
        </w:rPr>
      </w:pPr>
      <w:r>
        <w:rPr>
          <w:sz w:val="24"/>
        </w:rPr>
        <w:tab/>
      </w:r>
      <w:r>
        <w:rPr>
          <w:sz w:val="24"/>
        </w:rPr>
        <w:t xml:space="preserve">  &lt;%end if%&gt;</w:t>
      </w:r>
    </w:p>
    <w:p>
      <w:pPr>
        <w:spacing w:line="240" w:lineRule="atLeast"/>
        <w:ind w:firstLine="480" w:firstLineChars="200"/>
        <w:jc w:val="left"/>
        <w:rPr>
          <w:sz w:val="24"/>
        </w:rPr>
      </w:pPr>
      <w:r>
        <w:rPr>
          <w:sz w:val="24"/>
        </w:rPr>
        <w:tab/>
      </w:r>
      <w:r>
        <w:rPr>
          <w:sz w:val="24"/>
        </w:rPr>
        <w:t>&lt;/tr&gt;</w:t>
      </w:r>
    </w:p>
    <w:p>
      <w:pPr>
        <w:spacing w:line="240" w:lineRule="atLeast"/>
        <w:ind w:firstLine="480" w:firstLineChars="200"/>
        <w:jc w:val="left"/>
        <w:rPr>
          <w:sz w:val="24"/>
        </w:rPr>
      </w:pPr>
      <w:r>
        <w:rPr>
          <w:sz w:val="24"/>
        </w:rPr>
        <w:tab/>
      </w:r>
      <w:r>
        <w:rPr>
          <w:sz w:val="24"/>
        </w:rPr>
        <w:t>&lt;tr&gt;</w:t>
      </w:r>
    </w:p>
    <w:p>
      <w:pPr>
        <w:spacing w:line="240" w:lineRule="atLeast"/>
        <w:ind w:firstLine="480" w:firstLineChars="200"/>
        <w:jc w:val="left"/>
        <w:rPr>
          <w:sz w:val="24"/>
        </w:rPr>
      </w:pPr>
      <w:r>
        <w:rPr>
          <w:sz w:val="24"/>
        </w:rPr>
        <w:tab/>
      </w:r>
      <w:r>
        <w:rPr>
          <w:sz w:val="24"/>
        </w:rPr>
        <w:t xml:space="preserve"> &lt;%if Page=MainRs.PageCount then%&gt;</w:t>
      </w:r>
    </w:p>
    <w:p>
      <w:pPr>
        <w:spacing w:line="240" w:lineRule="atLeast"/>
        <w:ind w:firstLine="480" w:firstLineChars="200"/>
        <w:jc w:val="left"/>
        <w:rPr>
          <w:sz w:val="24"/>
        </w:rPr>
      </w:pPr>
      <w:r>
        <w:rPr>
          <w:sz w:val="24"/>
        </w:rPr>
        <w:tab/>
      </w:r>
      <w:r>
        <w:rPr>
          <w:sz w:val="24"/>
        </w:rPr>
        <w:t xml:space="preserve">  &lt;td&gt;&lt;img src="Images/button.jpg"&gt;&lt;/td&gt;</w:t>
      </w:r>
    </w:p>
    <w:p>
      <w:pPr>
        <w:spacing w:line="240" w:lineRule="atLeast"/>
        <w:ind w:firstLine="480" w:firstLineChars="200"/>
        <w:jc w:val="left"/>
        <w:rPr>
          <w:sz w:val="24"/>
        </w:rPr>
      </w:pPr>
      <w:r>
        <w:rPr>
          <w:sz w:val="24"/>
        </w:rPr>
        <w:tab/>
      </w:r>
      <w:r>
        <w:rPr>
          <w:sz w:val="24"/>
        </w:rPr>
        <w:t xml:space="preserve"> &lt;%else%&gt;</w:t>
      </w:r>
    </w:p>
    <w:p>
      <w:pPr>
        <w:spacing w:line="240" w:lineRule="atLeast"/>
        <w:ind w:firstLine="480" w:firstLineChars="200"/>
        <w:jc w:val="left"/>
        <w:rPr>
          <w:rFonts w:hint="eastAsia"/>
          <w:sz w:val="24"/>
        </w:rPr>
      </w:pPr>
      <w:r>
        <w:rPr>
          <w:rFonts w:hint="eastAsia"/>
          <w:sz w:val="24"/>
        </w:rPr>
        <w:tab/>
      </w:r>
      <w:r>
        <w:rPr>
          <w:rFonts w:hint="eastAsia"/>
          <w:sz w:val="24"/>
        </w:rPr>
        <w:t xml:space="preserve"> &lt;td&gt;&lt;a href="Main.asp?Page=&lt;%=MainRs.PageCount%&gt;"&gt;&lt;img src="Images/end.jpg" alt="最后一家柜台"&gt;&lt;/a&gt;&lt;/td&gt;</w:t>
      </w:r>
    </w:p>
    <w:p>
      <w:pPr>
        <w:spacing w:line="240" w:lineRule="atLeast"/>
        <w:ind w:firstLine="480" w:firstLineChars="200"/>
        <w:jc w:val="left"/>
        <w:rPr>
          <w:sz w:val="24"/>
        </w:rPr>
      </w:pPr>
      <w:r>
        <w:rPr>
          <w:sz w:val="24"/>
        </w:rPr>
        <w:tab/>
      </w:r>
      <w:r>
        <w:rPr>
          <w:sz w:val="24"/>
        </w:rPr>
        <w:t xml:space="preserve"> &lt;%</w:t>
      </w:r>
    </w:p>
    <w:p>
      <w:pPr>
        <w:spacing w:line="240" w:lineRule="atLeast"/>
        <w:ind w:firstLine="480" w:firstLineChars="200"/>
        <w:jc w:val="left"/>
        <w:rPr>
          <w:sz w:val="24"/>
        </w:rPr>
      </w:pPr>
      <w:r>
        <w:rPr>
          <w:sz w:val="24"/>
        </w:rPr>
        <w:tab/>
      </w:r>
      <w:r>
        <w:rPr>
          <w:sz w:val="24"/>
        </w:rPr>
        <w:t xml:space="preserve">   end if</w:t>
      </w:r>
    </w:p>
    <w:p>
      <w:pPr>
        <w:spacing w:line="240" w:lineRule="atLeast"/>
        <w:ind w:firstLine="480" w:firstLineChars="200"/>
        <w:jc w:val="left"/>
        <w:rPr>
          <w:sz w:val="24"/>
        </w:rPr>
      </w:pPr>
      <w:r>
        <w:rPr>
          <w:sz w:val="24"/>
        </w:rPr>
        <w:tab/>
      </w:r>
      <w:r>
        <w:rPr>
          <w:sz w:val="24"/>
        </w:rPr>
        <w:t xml:space="preserve">   end if</w:t>
      </w:r>
    </w:p>
    <w:p>
      <w:pPr>
        <w:spacing w:line="240" w:lineRule="atLeast"/>
        <w:ind w:firstLine="480" w:firstLineChars="200"/>
        <w:jc w:val="left"/>
        <w:rPr>
          <w:sz w:val="24"/>
        </w:rPr>
      </w:pPr>
      <w:r>
        <w:rPr>
          <w:sz w:val="24"/>
        </w:rPr>
        <w:tab/>
      </w:r>
      <w:r>
        <w:rPr>
          <w:sz w:val="24"/>
        </w:rPr>
        <w:t xml:space="preserve"> %&gt;</w:t>
      </w:r>
    </w:p>
    <w:p>
      <w:pPr>
        <w:spacing w:line="240" w:lineRule="atLeast"/>
        <w:ind w:firstLine="480" w:firstLineChars="200"/>
        <w:jc w:val="left"/>
        <w:rPr>
          <w:sz w:val="24"/>
        </w:rPr>
      </w:pPr>
      <w:r>
        <w:rPr>
          <w:sz w:val="24"/>
        </w:rPr>
        <w:tab/>
      </w:r>
      <w:r>
        <w:rPr>
          <w:sz w:val="24"/>
        </w:rPr>
        <w:t>&lt;/tr&gt;</w:t>
      </w:r>
    </w:p>
    <w:p>
      <w:pPr>
        <w:spacing w:line="240" w:lineRule="atLeast"/>
        <w:ind w:firstLine="480" w:firstLineChars="200"/>
        <w:jc w:val="left"/>
        <w:rPr>
          <w:sz w:val="24"/>
        </w:rPr>
      </w:pPr>
      <w:r>
        <w:rPr>
          <w:sz w:val="24"/>
        </w:rPr>
        <w:t xml:space="preserve">  &lt;/table&gt;</w:t>
      </w:r>
    </w:p>
    <w:p>
      <w:pPr>
        <w:spacing w:line="240" w:lineRule="atLeast"/>
        <w:ind w:firstLine="480" w:firstLineChars="200"/>
        <w:jc w:val="left"/>
        <w:rPr>
          <w:rFonts w:hint="eastAsia"/>
          <w:sz w:val="24"/>
        </w:rPr>
      </w:pPr>
      <w:r>
        <w:rPr>
          <w:rFonts w:hint="eastAsia"/>
          <w:sz w:val="24"/>
        </w:rPr>
        <w:t xml:space="preserve">  &lt;!--右部切换店铺end--&gt;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&lt;/table&gt;</w:t>
      </w:r>
    </w:p>
    <w:p>
      <w:pPr>
        <w:spacing w:line="240" w:lineRule="atLeast"/>
        <w:ind w:firstLine="480" w:firstLineChars="200"/>
        <w:jc w:val="left"/>
        <w:rPr>
          <w:rFonts w:hint="eastAsia"/>
          <w:sz w:val="24"/>
        </w:rPr>
      </w:pPr>
      <w:r>
        <w:rPr>
          <w:rFonts w:hint="eastAsia"/>
          <w:sz w:val="24"/>
        </w:rPr>
        <w:t>&lt;!--显示整个页面的表end--&gt;</w:t>
      </w:r>
    </w:p>
    <w:p>
      <w:pPr>
        <w:spacing w:line="240" w:lineRule="atLeast"/>
        <w:ind w:firstLine="480" w:firstLineChars="200"/>
        <w:jc w:val="left"/>
        <w:rPr>
          <w:sz w:val="24"/>
        </w:rPr>
      </w:pPr>
      <w:r>
        <w:rPr>
          <w:sz w:val="24"/>
        </w:rPr>
        <w:t>&lt;/body&gt;</w:t>
      </w:r>
    </w:p>
    <w:p>
      <w:pPr>
        <w:spacing w:line="240" w:lineRule="atLeast"/>
        <w:ind w:firstLine="480" w:firstLineChars="200"/>
        <w:jc w:val="left"/>
        <w:rPr>
          <w:rFonts w:hint="eastAsia"/>
          <w:sz w:val="24"/>
        </w:rPr>
      </w:pPr>
      <w:r>
        <w:rPr>
          <w:sz w:val="24"/>
        </w:rPr>
        <w:t>&lt;/html&gt;</w:t>
      </w:r>
    </w:p>
    <w:p>
      <w:pPr>
        <w:spacing w:line="240" w:lineRule="atLeast"/>
        <w:ind w:firstLine="480" w:firstLineChars="200"/>
        <w:jc w:val="left"/>
        <w:rPr>
          <w:rFonts w:hint="eastAsia"/>
          <w:sz w:val="24"/>
        </w:rPr>
      </w:pPr>
    </w:p>
    <w:p>
      <w:pPr>
        <w:spacing w:line="240" w:lineRule="atLeast"/>
        <w:ind w:firstLine="482" w:firstLineChars="200"/>
        <w:jc w:val="left"/>
        <w:rPr>
          <w:rFonts w:hint="eastAsia"/>
          <w:sz w:val="24"/>
        </w:rPr>
      </w:pPr>
      <w:r>
        <w:rPr>
          <w:b/>
          <w:bCs/>
          <w:sz w:val="24"/>
        </w:rPr>
        <w:t>Cult3DShow.asp</w:t>
      </w:r>
      <w:r>
        <w:rPr>
          <w:rFonts w:hint="eastAsia"/>
          <w:b/>
          <w:bCs/>
          <w:sz w:val="24"/>
        </w:rPr>
        <w:t xml:space="preserve">  用来显示商品的三维实体</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 xml:space="preserve">  picture=ViewRs("Cult3D")</w:t>
      </w:r>
    </w:p>
    <w:p>
      <w:pPr>
        <w:spacing w:line="240" w:lineRule="atLeast"/>
        <w:ind w:firstLine="480" w:firstLineChars="200"/>
        <w:jc w:val="left"/>
        <w:rPr>
          <w:sz w:val="24"/>
        </w:rPr>
      </w:pPr>
      <w:r>
        <w:rPr>
          <w:sz w:val="24"/>
        </w:rPr>
        <w:t>%&gt;</w:t>
      </w:r>
    </w:p>
    <w:p>
      <w:pPr>
        <w:spacing w:line="240" w:lineRule="atLeast"/>
        <w:ind w:firstLine="480" w:firstLineChars="200"/>
        <w:jc w:val="left"/>
        <w:rPr>
          <w:sz w:val="24"/>
        </w:rPr>
      </w:pPr>
      <w:r>
        <w:rPr>
          <w:sz w:val="24"/>
        </w:rPr>
        <w:t>&lt;div align="center"&gt;</w:t>
      </w:r>
    </w:p>
    <w:p>
      <w:pPr>
        <w:spacing w:line="240" w:lineRule="atLeast"/>
        <w:ind w:firstLine="480" w:firstLineChars="200"/>
        <w:jc w:val="left"/>
        <w:rPr>
          <w:sz w:val="24"/>
        </w:rPr>
      </w:pPr>
      <w:r>
        <w:rPr>
          <w:sz w:val="24"/>
        </w:rPr>
        <w:t>&lt;table width="100%"&gt;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align="left"&gt;</w:t>
      </w:r>
    </w:p>
    <w:p>
      <w:pPr>
        <w:spacing w:line="240" w:lineRule="atLeast"/>
        <w:ind w:firstLine="480" w:firstLineChars="200"/>
        <w:jc w:val="left"/>
        <w:rPr>
          <w:rFonts w:hint="eastAsia"/>
          <w:sz w:val="24"/>
        </w:rPr>
      </w:pPr>
      <w:r>
        <w:rPr>
          <w:rFonts w:hint="eastAsia"/>
          <w:sz w:val="24"/>
        </w:rPr>
        <w:tab/>
      </w:r>
      <w:r>
        <w:rPr>
          <w:rFonts w:hint="eastAsia"/>
          <w:sz w:val="24"/>
        </w:rPr>
        <w:t xml:space="preserve"> &lt;!--代码的解释：param 的代码是用在Internet Explorer里的;embed 的代码是用在 Netscape里的。所以要在两个地方都写一次Cult3D文件的属性--&gt;</w:t>
      </w:r>
    </w:p>
    <w:p>
      <w:pPr>
        <w:spacing w:line="240" w:lineRule="atLeast"/>
        <w:ind w:firstLine="480" w:firstLineChars="200"/>
        <w:jc w:val="left"/>
        <w:rPr>
          <w:sz w:val="24"/>
        </w:rPr>
      </w:pPr>
      <w:r>
        <w:rPr>
          <w:sz w:val="24"/>
        </w:rPr>
        <w:tab/>
      </w:r>
      <w:r>
        <w:rPr>
          <w:sz w:val="24"/>
        </w:rPr>
        <w:t xml:space="preserve"> &lt;object classid="clsid:31B7EB4E-8B4B-11D1-A789-00A0CC6651A8" </w:t>
      </w:r>
    </w:p>
    <w:p>
      <w:pPr>
        <w:spacing w:line="240" w:lineRule="atLeast"/>
        <w:ind w:firstLine="480" w:firstLineChars="200"/>
        <w:jc w:val="left"/>
        <w:rPr>
          <w:sz w:val="24"/>
        </w:rPr>
      </w:pPr>
      <w:r>
        <w:rPr>
          <w:sz w:val="24"/>
        </w:rPr>
        <w:t>width="100" height="100" codebase="http://www.Cult3D.com/download/cult.cab"&gt;</w:t>
      </w:r>
    </w:p>
    <w:p>
      <w:pPr>
        <w:spacing w:line="240" w:lineRule="atLeast"/>
        <w:ind w:firstLine="480" w:firstLineChars="200"/>
        <w:jc w:val="left"/>
        <w:rPr>
          <w:sz w:val="24"/>
        </w:rPr>
      </w:pPr>
      <w:r>
        <w:rPr>
          <w:sz w:val="24"/>
        </w:rPr>
        <w:t>&lt;param name="SRC" value="../eshop/Admin/Cult3D/&lt;%=picture%&gt;" &gt;</w:t>
      </w:r>
    </w:p>
    <w:p>
      <w:pPr>
        <w:spacing w:line="240" w:lineRule="atLeast"/>
        <w:ind w:firstLine="480" w:firstLineChars="200"/>
        <w:jc w:val="left"/>
        <w:rPr>
          <w:sz w:val="24"/>
        </w:rPr>
      </w:pPr>
      <w:r>
        <w:rPr>
          <w:sz w:val="24"/>
        </w:rPr>
        <w:t>&lt;embed pluginspage="http://www.Cult3D.com/download/"</w:t>
      </w:r>
    </w:p>
    <w:p>
      <w:pPr>
        <w:spacing w:line="240" w:lineRule="atLeast"/>
        <w:ind w:firstLine="480" w:firstLineChars="200"/>
        <w:jc w:val="left"/>
        <w:rPr>
          <w:sz w:val="24"/>
        </w:rPr>
      </w:pPr>
      <w:r>
        <w:rPr>
          <w:sz w:val="24"/>
        </w:rPr>
        <w:t>width="300" height="200" src="../eshop/Admin/Cult3D/&lt;%=picture%&gt;" type="application/x-Cult3D-object"&gt;</w:t>
      </w:r>
    </w:p>
    <w:p>
      <w:pPr>
        <w:spacing w:line="240" w:lineRule="atLeast"/>
        <w:ind w:firstLine="480" w:firstLineChars="200"/>
        <w:jc w:val="left"/>
        <w:rPr>
          <w:sz w:val="24"/>
        </w:rPr>
      </w:pPr>
      <w:r>
        <w:rPr>
          <w:sz w:val="24"/>
        </w:rPr>
        <w:t xml:space="preserve">&lt;/embed&gt; </w:t>
      </w:r>
    </w:p>
    <w:p>
      <w:pPr>
        <w:spacing w:line="240" w:lineRule="atLeast"/>
        <w:ind w:firstLine="480" w:firstLineChars="200"/>
        <w:jc w:val="left"/>
        <w:rPr>
          <w:sz w:val="24"/>
        </w:rPr>
      </w:pPr>
      <w:r>
        <w:rPr>
          <w:sz w:val="24"/>
        </w:rPr>
        <w:t>&lt;/object&gt;</w:t>
      </w:r>
    </w:p>
    <w:p>
      <w:pPr>
        <w:spacing w:line="240" w:lineRule="atLeast"/>
        <w:ind w:firstLine="480" w:firstLineChars="200"/>
        <w:jc w:val="left"/>
        <w:rPr>
          <w:sz w:val="24"/>
        </w:rPr>
      </w:pPr>
      <w:r>
        <w:rPr>
          <w:sz w:val="24"/>
        </w:rPr>
        <w:tab/>
      </w:r>
      <w:r>
        <w:rPr>
          <w:sz w:val="24"/>
        </w:rPr>
        <w:t xml:space="preserve"> &lt;/td&gt;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&lt;tr&gt;&lt;td&gt;&amp;nbsp;&lt;/td&gt;&lt;/tr&gt;</w:t>
      </w:r>
    </w:p>
    <w:p>
      <w:pPr>
        <w:spacing w:line="240" w:lineRule="atLeast"/>
        <w:ind w:firstLine="480" w:firstLineChars="200"/>
        <w:jc w:val="left"/>
        <w:rPr>
          <w:rFonts w:hint="eastAsia"/>
          <w:sz w:val="24"/>
        </w:rPr>
      </w:pPr>
      <w:r>
        <w:rPr>
          <w:rFonts w:hint="eastAsia"/>
          <w:sz w:val="24"/>
        </w:rPr>
        <w:t>&lt;tr&gt;&lt;td &gt;如果您看不清旋转&lt;br&gt;物体请安装插件&lt;/td&gt;&lt;/tr&gt;</w:t>
      </w:r>
    </w:p>
    <w:p>
      <w:pPr>
        <w:spacing w:line="240" w:lineRule="atLeast"/>
        <w:ind w:firstLine="480" w:firstLineChars="200"/>
        <w:jc w:val="left"/>
        <w:rPr>
          <w:rFonts w:hint="eastAsia"/>
          <w:sz w:val="24"/>
        </w:rPr>
      </w:pPr>
      <w:r>
        <w:rPr>
          <w:rFonts w:hint="eastAsia"/>
          <w:sz w:val="24"/>
        </w:rPr>
        <w:t>&lt;tr&gt;&lt;td&gt;下载：&lt;a href="../download/Cult3D_IE_5.3.0.228.exe"&gt;Cult3D_IE_5.3.0.228&lt;/a&gt;&lt;br&gt;大小:1.5M&lt;/td&gt;&lt;/tr&gt;</w:t>
      </w:r>
    </w:p>
    <w:p>
      <w:pPr>
        <w:spacing w:line="240" w:lineRule="atLeast"/>
        <w:ind w:firstLine="480" w:firstLineChars="200"/>
        <w:jc w:val="left"/>
        <w:rPr>
          <w:sz w:val="24"/>
        </w:rPr>
      </w:pPr>
      <w:r>
        <w:rPr>
          <w:sz w:val="24"/>
        </w:rPr>
        <w:t>&lt;table&gt;</w:t>
      </w:r>
    </w:p>
    <w:p>
      <w:pPr>
        <w:spacing w:line="240" w:lineRule="atLeast"/>
        <w:ind w:firstLine="480" w:firstLineChars="200"/>
        <w:jc w:val="left"/>
        <w:rPr>
          <w:rFonts w:hint="eastAsia"/>
          <w:sz w:val="24"/>
        </w:rPr>
      </w:pPr>
      <w:r>
        <w:rPr>
          <w:sz w:val="24"/>
        </w:rPr>
        <w:t>&lt;/div&gt;</w:t>
      </w:r>
    </w:p>
    <w:p>
      <w:pPr>
        <w:spacing w:line="240" w:lineRule="atLeast"/>
        <w:ind w:firstLine="480" w:firstLineChars="200"/>
        <w:jc w:val="left"/>
        <w:rPr>
          <w:sz w:val="24"/>
        </w:rPr>
      </w:pPr>
      <w:r>
        <w:rPr>
          <w:sz w:val="24"/>
        </w:rPr>
        <w:t>&lt;/body&gt;</w:t>
      </w:r>
    </w:p>
    <w:p>
      <w:pPr>
        <w:spacing w:line="240" w:lineRule="atLeast"/>
        <w:ind w:firstLine="480" w:firstLineChars="200"/>
        <w:jc w:val="left"/>
        <w:rPr>
          <w:rFonts w:hint="eastAsia"/>
          <w:sz w:val="24"/>
        </w:rPr>
      </w:pPr>
      <w:r>
        <w:rPr>
          <w:sz w:val="24"/>
        </w:rPr>
        <w:t>&lt;/html&gt;</w:t>
      </w:r>
    </w:p>
    <w:p>
      <w:pPr>
        <w:spacing w:line="240" w:lineRule="atLeast"/>
        <w:ind w:firstLine="480" w:firstLineChars="200"/>
        <w:jc w:val="left"/>
        <w:rPr>
          <w:rFonts w:hint="eastAsia"/>
          <w:sz w:val="24"/>
        </w:rPr>
      </w:pPr>
      <w:r>
        <w:rPr>
          <w:rFonts w:hint="eastAsia"/>
          <w:sz w:val="24"/>
        </w:rPr>
        <w:t>购买物品</w:t>
      </w:r>
    </w:p>
    <w:p>
      <w:pPr>
        <w:spacing w:line="240" w:lineRule="atLeast"/>
        <w:ind w:firstLine="960" w:firstLineChars="400"/>
        <w:jc w:val="left"/>
        <w:rPr>
          <w:rFonts w:hint="eastAsia"/>
          <w:sz w:val="24"/>
        </w:rPr>
      </w:pPr>
      <w:r>
        <w:rPr>
          <w:rFonts w:hint="eastAsia"/>
          <w:sz w:val="24"/>
        </w:rPr>
        <w:t>…</w:t>
      </w:r>
    </w:p>
    <w:p>
      <w:pPr>
        <w:spacing w:line="240" w:lineRule="atLeast"/>
        <w:ind w:firstLine="480" w:firstLineChars="200"/>
        <w:jc w:val="left"/>
        <w:rPr>
          <w:sz w:val="24"/>
        </w:rPr>
      </w:pPr>
      <w:r>
        <w:rPr>
          <w:sz w:val="24"/>
        </w:rPr>
        <w:t>&lt;!--#include file="IsLogin.asp"--&gt;</w:t>
      </w:r>
    </w:p>
    <w:p>
      <w:pPr>
        <w:spacing w:line="240" w:lineRule="atLeast"/>
        <w:ind w:firstLine="480" w:firstLineChars="200"/>
        <w:jc w:val="left"/>
        <w:rPr>
          <w:sz w:val="24"/>
        </w:rPr>
      </w:pPr>
      <w:r>
        <w:rPr>
          <w:sz w:val="24"/>
        </w:rPr>
        <w:t>&lt;!--#include file="../eshop/ConnDB.asp"--&gt;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 xml:space="preserve">  GoodsId=CInt(request("Id"))</w:t>
      </w:r>
    </w:p>
    <w:p>
      <w:pPr>
        <w:spacing w:line="240" w:lineRule="atLeast"/>
        <w:ind w:firstLine="480" w:firstLineChars="200"/>
        <w:jc w:val="left"/>
        <w:rPr>
          <w:sz w:val="24"/>
        </w:rPr>
      </w:pPr>
      <w:r>
        <w:rPr>
          <w:sz w:val="24"/>
        </w:rPr>
        <w:t>if request("Action")="buy" then</w:t>
      </w:r>
    </w:p>
    <w:p>
      <w:pPr>
        <w:spacing w:line="240" w:lineRule="atLeast"/>
        <w:ind w:firstLine="480" w:firstLineChars="200"/>
        <w:jc w:val="left"/>
        <w:rPr>
          <w:sz w:val="24"/>
        </w:rPr>
      </w:pPr>
      <w:r>
        <w:rPr>
          <w:sz w:val="24"/>
        </w:rPr>
        <w:t xml:space="preserve">        if request("count")="" then</w:t>
      </w:r>
    </w:p>
    <w:p>
      <w:pPr>
        <w:spacing w:line="240" w:lineRule="atLeast"/>
        <w:ind w:firstLine="480" w:firstLineChars="200"/>
        <w:jc w:val="left"/>
        <w:rPr>
          <w:sz w:val="24"/>
        </w:rPr>
      </w:pPr>
      <w:r>
        <w:rPr>
          <w:sz w:val="24"/>
        </w:rPr>
        <w:t xml:space="preserve">        count=1</w:t>
      </w:r>
    </w:p>
    <w:p>
      <w:pPr>
        <w:spacing w:line="240" w:lineRule="atLeast"/>
        <w:ind w:firstLine="480" w:firstLineChars="200"/>
        <w:jc w:val="left"/>
        <w:rPr>
          <w:sz w:val="24"/>
        </w:rPr>
      </w:pPr>
      <w:r>
        <w:rPr>
          <w:sz w:val="24"/>
        </w:rPr>
        <w:t>else</w:t>
      </w:r>
    </w:p>
    <w:p>
      <w:pPr>
        <w:spacing w:line="240" w:lineRule="atLeast"/>
        <w:ind w:firstLine="480" w:firstLineChars="200"/>
        <w:jc w:val="left"/>
        <w:rPr>
          <w:sz w:val="24"/>
        </w:rPr>
      </w:pPr>
      <w:r>
        <w:rPr>
          <w:sz w:val="24"/>
        </w:rPr>
        <w:t xml:space="preserve">        count=request("count")</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if request("GoodsId")="" and request("GoodsName")="" then</w:t>
      </w:r>
    </w:p>
    <w:p>
      <w:pPr>
        <w:spacing w:line="240" w:lineRule="atLeast"/>
        <w:ind w:firstLine="480" w:firstLineChars="200"/>
        <w:jc w:val="left"/>
        <w:rPr>
          <w:rFonts w:hint="eastAsia"/>
          <w:sz w:val="24"/>
        </w:rPr>
      </w:pPr>
      <w:r>
        <w:rPr>
          <w:rFonts w:hint="eastAsia"/>
          <w:sz w:val="24"/>
        </w:rPr>
        <w:t xml:space="preserve">        response.write"&lt;SCRIPT language=JavaScript&gt;alert('您没有选择要购买的商品！返回！');"</w:t>
      </w:r>
    </w:p>
    <w:p>
      <w:pPr>
        <w:spacing w:line="240" w:lineRule="atLeast"/>
        <w:ind w:firstLine="480" w:firstLineChars="200"/>
        <w:jc w:val="left"/>
        <w:rPr>
          <w:sz w:val="24"/>
        </w:rPr>
      </w:pPr>
      <w:r>
        <w:rPr>
          <w:sz w:val="24"/>
        </w:rPr>
        <w:t>response.write"javascript:history.go(-1)&lt;/SCRIPT&gt;"</w:t>
      </w:r>
    </w:p>
    <w:p>
      <w:pPr>
        <w:spacing w:line="240" w:lineRule="atLeast"/>
        <w:ind w:firstLine="480" w:firstLineChars="200"/>
        <w:jc w:val="left"/>
        <w:rPr>
          <w:sz w:val="24"/>
        </w:rPr>
      </w:pPr>
      <w:r>
        <w:rPr>
          <w:sz w:val="24"/>
        </w:rPr>
        <w:t>response.end</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set Rs=server.createobject("adodb.recordset")</w:t>
      </w:r>
    </w:p>
    <w:p>
      <w:pPr>
        <w:spacing w:line="240" w:lineRule="atLeast"/>
        <w:ind w:firstLine="480" w:firstLineChars="200"/>
        <w:jc w:val="left"/>
        <w:rPr>
          <w:sz w:val="24"/>
        </w:rPr>
      </w:pPr>
      <w:r>
        <w:rPr>
          <w:sz w:val="24"/>
        </w:rPr>
        <w:t>sql="select * from Basket where GoodsId="&amp;GoodsId&amp;" and UserId='"&amp;trim(session("UserId"))+"' and OrderCheck=0"</w:t>
      </w:r>
    </w:p>
    <w:p>
      <w:pPr>
        <w:spacing w:line="240" w:lineRule="atLeast"/>
        <w:ind w:firstLine="480" w:firstLineChars="200"/>
        <w:jc w:val="left"/>
        <w:rPr>
          <w:sz w:val="24"/>
        </w:rPr>
      </w:pPr>
      <w:r>
        <w:rPr>
          <w:sz w:val="24"/>
        </w:rPr>
        <w:t>Rs.open sql, Conn, 1, 3</w:t>
      </w:r>
    </w:p>
    <w:p>
      <w:pPr>
        <w:spacing w:line="240" w:lineRule="atLeast"/>
        <w:ind w:firstLine="480" w:firstLineChars="200"/>
        <w:jc w:val="left"/>
        <w:rPr>
          <w:sz w:val="24"/>
        </w:rPr>
      </w:pPr>
      <w:r>
        <w:rPr>
          <w:sz w:val="24"/>
        </w:rPr>
        <w:t>response.Write(sql)</w:t>
      </w:r>
    </w:p>
    <w:p>
      <w:pPr>
        <w:spacing w:line="240" w:lineRule="atLeast"/>
        <w:ind w:firstLine="480" w:firstLineChars="200"/>
        <w:jc w:val="left"/>
        <w:rPr>
          <w:sz w:val="24"/>
        </w:rPr>
      </w:pPr>
      <w:r>
        <w:rPr>
          <w:sz w:val="24"/>
        </w:rPr>
        <w:t>if Rs.eof then</w:t>
      </w:r>
    </w:p>
    <w:p>
      <w:pPr>
        <w:spacing w:line="240" w:lineRule="atLeast"/>
        <w:ind w:firstLine="480" w:firstLineChars="200"/>
        <w:jc w:val="left"/>
        <w:rPr>
          <w:sz w:val="24"/>
        </w:rPr>
      </w:pPr>
      <w:r>
        <w:rPr>
          <w:sz w:val="24"/>
        </w:rPr>
        <w:t xml:space="preserve">        Rs.addnew</w:t>
      </w:r>
    </w:p>
    <w:p>
      <w:pPr>
        <w:spacing w:line="240" w:lineRule="atLeast"/>
        <w:ind w:firstLine="480" w:firstLineChars="200"/>
        <w:jc w:val="left"/>
        <w:rPr>
          <w:sz w:val="24"/>
        </w:rPr>
      </w:pPr>
      <w:r>
        <w:rPr>
          <w:sz w:val="24"/>
        </w:rPr>
        <w:t>Rs("GoodsId")=GoodsId</w:t>
      </w:r>
    </w:p>
    <w:p>
      <w:pPr>
        <w:spacing w:line="240" w:lineRule="atLeast"/>
        <w:ind w:firstLine="480" w:firstLineChars="200"/>
        <w:jc w:val="left"/>
        <w:rPr>
          <w:sz w:val="24"/>
        </w:rPr>
      </w:pPr>
      <w:r>
        <w:rPr>
          <w:sz w:val="24"/>
        </w:rPr>
        <w:t>Rs("UserId")=session("UserId")</w:t>
      </w:r>
    </w:p>
    <w:p>
      <w:pPr>
        <w:spacing w:line="240" w:lineRule="atLeast"/>
        <w:ind w:firstLine="480" w:firstLineChars="200"/>
        <w:jc w:val="left"/>
        <w:rPr>
          <w:sz w:val="24"/>
        </w:rPr>
      </w:pPr>
      <w:r>
        <w:rPr>
          <w:sz w:val="24"/>
        </w:rPr>
        <w:t>Rs("BasketGoodsNum")=CInt(count)</w:t>
      </w:r>
    </w:p>
    <w:p>
      <w:pPr>
        <w:spacing w:line="240" w:lineRule="atLeast"/>
        <w:ind w:firstLine="480" w:firstLineChars="200"/>
        <w:jc w:val="left"/>
        <w:rPr>
          <w:sz w:val="24"/>
        </w:rPr>
      </w:pPr>
      <w:r>
        <w:rPr>
          <w:sz w:val="24"/>
        </w:rPr>
        <w:t>Rs("OrderDateTime")=now()</w:t>
      </w:r>
    </w:p>
    <w:p>
      <w:pPr>
        <w:spacing w:line="240" w:lineRule="atLeast"/>
        <w:ind w:firstLine="480" w:firstLineChars="200"/>
        <w:jc w:val="left"/>
        <w:rPr>
          <w:sz w:val="24"/>
        </w:rPr>
      </w:pPr>
      <w:r>
        <w:rPr>
          <w:sz w:val="24"/>
        </w:rPr>
        <w:t>Rs("GoodsName")=request("GoodsName")</w:t>
      </w:r>
    </w:p>
    <w:p>
      <w:pPr>
        <w:spacing w:line="240" w:lineRule="atLeast"/>
        <w:ind w:firstLine="480" w:firstLineChars="200"/>
        <w:jc w:val="left"/>
        <w:rPr>
          <w:sz w:val="24"/>
        </w:rPr>
      </w:pPr>
      <w:r>
        <w:rPr>
          <w:sz w:val="24"/>
        </w:rPr>
        <w:t>Rs("Price")=request("Price")</w:t>
      </w:r>
    </w:p>
    <w:p>
      <w:pPr>
        <w:spacing w:line="240" w:lineRule="atLeast"/>
        <w:ind w:firstLine="480" w:firstLineChars="200"/>
        <w:jc w:val="left"/>
        <w:rPr>
          <w:sz w:val="24"/>
        </w:rPr>
      </w:pPr>
      <w:r>
        <w:rPr>
          <w:sz w:val="24"/>
        </w:rPr>
        <w:t>else</w:t>
      </w:r>
    </w:p>
    <w:p>
      <w:pPr>
        <w:spacing w:line="240" w:lineRule="atLeast"/>
        <w:ind w:firstLine="480" w:firstLineChars="200"/>
        <w:jc w:val="left"/>
        <w:rPr>
          <w:sz w:val="24"/>
        </w:rPr>
      </w:pPr>
      <w:r>
        <w:rPr>
          <w:sz w:val="24"/>
        </w:rPr>
        <w:t xml:space="preserve">        Rs("BasketGoodsNum")=CInt(count)</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Rs.update</w:t>
      </w:r>
    </w:p>
    <w:p>
      <w:pPr>
        <w:spacing w:line="240" w:lineRule="atLeast"/>
        <w:ind w:firstLine="480" w:firstLineChars="200"/>
        <w:jc w:val="left"/>
        <w:rPr>
          <w:sz w:val="24"/>
        </w:rPr>
      </w:pPr>
      <w:r>
        <w:rPr>
          <w:sz w:val="24"/>
        </w:rPr>
        <w:t>Rs.close</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response.redirect "Basket.asp?Id="&amp;GoodsId</w:t>
      </w:r>
    </w:p>
    <w:p>
      <w:pPr>
        <w:spacing w:line="240" w:lineRule="atLeast"/>
        <w:ind w:firstLine="480" w:firstLineChars="200"/>
        <w:jc w:val="left"/>
        <w:rPr>
          <w:sz w:val="24"/>
        </w:rPr>
      </w:pPr>
      <w:r>
        <w:rPr>
          <w:sz w:val="24"/>
        </w:rPr>
        <w:t xml:space="preserve"> %&gt;</w:t>
      </w:r>
    </w:p>
    <w:p>
      <w:pPr>
        <w:spacing w:line="240" w:lineRule="atLeast"/>
        <w:ind w:firstLine="720" w:firstLineChars="300"/>
        <w:jc w:val="left"/>
        <w:rPr>
          <w:rFonts w:hint="eastAsia"/>
          <w:sz w:val="24"/>
        </w:rPr>
      </w:pPr>
      <w:r>
        <w:rPr>
          <w:rFonts w:hint="eastAsia"/>
          <w:sz w:val="24"/>
        </w:rPr>
        <w:t>…</w:t>
      </w:r>
    </w:p>
    <w:p>
      <w:pPr>
        <w:spacing w:line="240" w:lineRule="atLeast"/>
        <w:ind w:firstLine="482" w:firstLineChars="200"/>
        <w:jc w:val="left"/>
        <w:rPr>
          <w:rFonts w:hint="eastAsia"/>
          <w:b/>
          <w:bCs/>
          <w:sz w:val="24"/>
        </w:rPr>
      </w:pPr>
      <w:r>
        <w:rPr>
          <w:rFonts w:hint="eastAsia"/>
          <w:b/>
          <w:bCs/>
          <w:sz w:val="24"/>
        </w:rPr>
        <w:t>Basket.asp购物车程序</w:t>
      </w:r>
    </w:p>
    <w:p>
      <w:pPr>
        <w:spacing w:line="240" w:lineRule="atLeast"/>
        <w:ind w:firstLine="720" w:firstLineChars="300"/>
        <w:jc w:val="left"/>
        <w:rPr>
          <w:rFonts w:hint="eastAsia"/>
          <w:sz w:val="24"/>
        </w:rPr>
      </w:pPr>
      <w:r>
        <w:rPr>
          <w:rFonts w:hint="eastAsia"/>
          <w:sz w:val="24"/>
        </w:rPr>
        <w:t>…</w:t>
      </w:r>
    </w:p>
    <w:p>
      <w:pPr>
        <w:spacing w:line="240" w:lineRule="atLeast"/>
        <w:ind w:firstLine="480" w:firstLineChars="200"/>
        <w:jc w:val="left"/>
        <w:rPr>
          <w:sz w:val="24"/>
        </w:rPr>
      </w:pPr>
      <w:r>
        <w:rPr>
          <w:sz w:val="24"/>
        </w:rPr>
        <w:t>&lt;script language=javascript&gt;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function regInput(obj, reg, inputStr)</w:t>
      </w:r>
    </w:p>
    <w:p>
      <w:pPr>
        <w:spacing w:line="240" w:lineRule="atLeast"/>
        <w:ind w:firstLine="480" w:firstLineChars="200"/>
        <w:jc w:val="left"/>
        <w:rPr>
          <w:sz w:val="24"/>
        </w:rPr>
      </w:pPr>
      <w:r>
        <w:rPr>
          <w:sz w:val="24"/>
        </w:rPr>
        <w:t xml:space="preserve">{ </w:t>
      </w:r>
    </w:p>
    <w:p>
      <w:pPr>
        <w:spacing w:line="240" w:lineRule="atLeast"/>
        <w:ind w:firstLine="480" w:firstLineChars="200"/>
        <w:jc w:val="left"/>
        <w:rPr>
          <w:sz w:val="24"/>
        </w:rPr>
      </w:pPr>
      <w:r>
        <w:rPr>
          <w:sz w:val="24"/>
        </w:rPr>
        <w:t xml:space="preserve">        var docSel</w:t>
      </w:r>
      <w:r>
        <w:rPr>
          <w:sz w:val="24"/>
        </w:rPr>
        <w:tab/>
      </w:r>
      <w:r>
        <w:rPr>
          <w:sz w:val="24"/>
        </w:rPr>
        <w:t>= document.selection.createRange()</w:t>
      </w:r>
    </w:p>
    <w:p>
      <w:pPr>
        <w:spacing w:line="240" w:lineRule="atLeast"/>
        <w:ind w:firstLine="480" w:firstLineChars="200"/>
        <w:jc w:val="left"/>
        <w:rPr>
          <w:sz w:val="24"/>
        </w:rPr>
      </w:pPr>
      <w:r>
        <w:rPr>
          <w:sz w:val="24"/>
        </w:rPr>
        <w:t xml:space="preserve">        if(docSel.parentElement().tagName != "INPUT")return false</w:t>
      </w:r>
    </w:p>
    <w:p>
      <w:pPr>
        <w:spacing w:line="240" w:lineRule="atLeast"/>
        <w:ind w:firstLine="480" w:firstLineChars="200"/>
        <w:jc w:val="left"/>
        <w:rPr>
          <w:sz w:val="24"/>
        </w:rPr>
      </w:pPr>
      <w:r>
        <w:rPr>
          <w:sz w:val="24"/>
        </w:rPr>
        <w:t xml:space="preserve">                oSel = docSel.duplicate()</w:t>
      </w:r>
    </w:p>
    <w:p>
      <w:pPr>
        <w:spacing w:line="240" w:lineRule="atLeast"/>
        <w:ind w:firstLine="480" w:firstLineChars="200"/>
        <w:jc w:val="left"/>
        <w:rPr>
          <w:sz w:val="24"/>
        </w:rPr>
      </w:pPr>
      <w:r>
        <w:rPr>
          <w:sz w:val="24"/>
        </w:rPr>
        <w:t xml:space="preserve">        oSel.text = ""</w:t>
      </w:r>
    </w:p>
    <w:p>
      <w:pPr>
        <w:spacing w:line="240" w:lineRule="atLeast"/>
        <w:ind w:firstLine="480" w:firstLineChars="200"/>
        <w:jc w:val="left"/>
        <w:rPr>
          <w:sz w:val="24"/>
        </w:rPr>
      </w:pPr>
      <w:r>
        <w:rPr>
          <w:sz w:val="24"/>
        </w:rPr>
        <w:t xml:space="preserve">        var srcRange</w:t>
      </w:r>
      <w:r>
        <w:rPr>
          <w:sz w:val="24"/>
        </w:rPr>
        <w:tab/>
      </w:r>
      <w:r>
        <w:rPr>
          <w:sz w:val="24"/>
        </w:rPr>
        <w:t>= obj.createTextRange()</w:t>
      </w:r>
    </w:p>
    <w:p>
      <w:pPr>
        <w:spacing w:line="240" w:lineRule="atLeast"/>
        <w:ind w:firstLine="480" w:firstLineChars="200"/>
        <w:jc w:val="left"/>
        <w:rPr>
          <w:sz w:val="24"/>
        </w:rPr>
      </w:pPr>
      <w:r>
        <w:rPr>
          <w:sz w:val="24"/>
        </w:rPr>
        <w:t xml:space="preserve">        oSel.setEndPoint("StartToStart", srcRange)</w:t>
      </w:r>
    </w:p>
    <w:p>
      <w:pPr>
        <w:spacing w:line="240" w:lineRule="atLeast"/>
        <w:ind w:firstLine="480" w:firstLineChars="200"/>
        <w:jc w:val="left"/>
        <w:rPr>
          <w:sz w:val="24"/>
        </w:rPr>
      </w:pPr>
      <w:r>
        <w:rPr>
          <w:sz w:val="24"/>
        </w:rPr>
        <w:t xml:space="preserve">        var str = oSel.text + inputStr + srcRange.text.substr(oSel.text.length)</w:t>
      </w:r>
    </w:p>
    <w:p>
      <w:pPr>
        <w:spacing w:line="240" w:lineRule="atLeast"/>
        <w:ind w:firstLine="480" w:firstLineChars="200"/>
        <w:jc w:val="left"/>
        <w:rPr>
          <w:sz w:val="24"/>
        </w:rPr>
      </w:pPr>
      <w:r>
        <w:rPr>
          <w:sz w:val="24"/>
        </w:rPr>
        <w:t xml:space="preserve">        return reg.test(str)</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function checkspace(checkstr)</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 xml:space="preserve">        var str = '';</w:t>
      </w:r>
    </w:p>
    <w:p>
      <w:pPr>
        <w:spacing w:line="240" w:lineRule="atLeast"/>
        <w:ind w:firstLine="480" w:firstLineChars="200"/>
        <w:jc w:val="left"/>
        <w:rPr>
          <w:sz w:val="24"/>
        </w:rPr>
      </w:pPr>
      <w:r>
        <w:rPr>
          <w:sz w:val="24"/>
        </w:rPr>
        <w:t xml:space="preserve">        for(i = 0; i &lt; checkstr.length; i++)</w:t>
      </w:r>
    </w:p>
    <w:p>
      <w:pPr>
        <w:spacing w:line="240" w:lineRule="atLeast"/>
        <w:ind w:firstLine="480" w:firstLineChars="200"/>
        <w:jc w:val="left"/>
        <w:rPr>
          <w:sz w:val="24"/>
        </w:rPr>
      </w:pPr>
      <w:r>
        <w:rPr>
          <w:sz w:val="24"/>
        </w:rPr>
        <w:t xml:space="preserve">        {</w:t>
      </w:r>
    </w:p>
    <w:p>
      <w:pPr>
        <w:spacing w:line="240" w:lineRule="atLeast"/>
        <w:ind w:firstLine="480" w:firstLineChars="200"/>
        <w:jc w:val="left"/>
        <w:rPr>
          <w:sz w:val="24"/>
        </w:rPr>
      </w:pPr>
      <w:r>
        <w:rPr>
          <w:sz w:val="24"/>
        </w:rPr>
        <w:t xml:space="preserve">                str = str + ' ';</w:t>
      </w:r>
    </w:p>
    <w:p>
      <w:pPr>
        <w:spacing w:line="240" w:lineRule="atLeast"/>
        <w:ind w:firstLine="480" w:firstLineChars="200"/>
        <w:jc w:val="left"/>
        <w:rPr>
          <w:sz w:val="24"/>
        </w:rPr>
      </w:pPr>
      <w:r>
        <w:rPr>
          <w:sz w:val="24"/>
        </w:rPr>
        <w:t xml:space="preserve">        }</w:t>
      </w:r>
    </w:p>
    <w:p>
      <w:pPr>
        <w:spacing w:line="240" w:lineRule="atLeast"/>
        <w:ind w:firstLine="480" w:firstLineChars="200"/>
        <w:jc w:val="left"/>
        <w:rPr>
          <w:sz w:val="24"/>
        </w:rPr>
      </w:pPr>
      <w:r>
        <w:rPr>
          <w:sz w:val="24"/>
        </w:rPr>
        <w:t xml:space="preserve">        return(str == checkstr);</w:t>
      </w:r>
    </w:p>
    <w:p>
      <w:pPr>
        <w:spacing w:line="240" w:lineRule="atLeast"/>
        <w:ind w:firstLine="480" w:firstLineChars="200"/>
        <w:jc w:val="left"/>
        <w:rPr>
          <w:sz w:val="24"/>
        </w:rPr>
      </w:pPr>
      <w:r>
        <w:rPr>
          <w:sz w:val="24"/>
        </w:rPr>
        <w:t>}</w:t>
      </w:r>
    </w:p>
    <w:p>
      <w:pPr>
        <w:spacing w:line="240" w:lineRule="atLeast"/>
        <w:ind w:firstLine="480" w:firstLineChars="200"/>
        <w:jc w:val="left"/>
        <w:rPr>
          <w:sz w:val="24"/>
        </w:rPr>
      </w:pPr>
      <w:r>
        <w:rPr>
          <w:sz w:val="24"/>
        </w:rPr>
        <w:t>//--&gt;</w:t>
      </w:r>
    </w:p>
    <w:p>
      <w:pPr>
        <w:spacing w:line="240" w:lineRule="atLeast"/>
        <w:ind w:firstLine="480" w:firstLineChars="200"/>
        <w:jc w:val="left"/>
        <w:rPr>
          <w:sz w:val="24"/>
        </w:rPr>
      </w:pPr>
      <w:r>
        <w:rPr>
          <w:sz w:val="24"/>
        </w:rPr>
        <w:t>&lt;/script&gt;</w:t>
      </w:r>
    </w:p>
    <w:p>
      <w:pPr>
        <w:spacing w:line="240" w:lineRule="atLeast"/>
        <w:ind w:firstLine="480" w:firstLineChars="200"/>
        <w:jc w:val="left"/>
        <w:rPr>
          <w:sz w:val="24"/>
        </w:rPr>
      </w:pPr>
    </w:p>
    <w:p>
      <w:pPr>
        <w:spacing w:line="240" w:lineRule="atLeast"/>
        <w:ind w:firstLine="480" w:firstLineChars="200"/>
        <w:jc w:val="left"/>
        <w:rPr>
          <w:sz w:val="24"/>
        </w:rPr>
      </w:pPr>
      <w:r>
        <w:rPr>
          <w:sz w:val="24"/>
        </w:rPr>
        <w:t>&lt;body&gt;</w:t>
      </w:r>
    </w:p>
    <w:p>
      <w:pPr>
        <w:spacing w:line="240" w:lineRule="atLeast"/>
        <w:ind w:firstLine="480" w:firstLineChars="200"/>
        <w:jc w:val="left"/>
        <w:rPr>
          <w:sz w:val="24"/>
        </w:rPr>
      </w:pPr>
      <w:r>
        <w:rPr>
          <w:sz w:val="24"/>
        </w:rPr>
        <w:t>&lt;!--#include file="IsLogin.asp"--&gt;</w:t>
      </w:r>
    </w:p>
    <w:p>
      <w:pPr>
        <w:spacing w:line="240" w:lineRule="atLeast"/>
        <w:ind w:firstLine="480" w:firstLineChars="200"/>
        <w:jc w:val="left"/>
        <w:rPr>
          <w:sz w:val="24"/>
        </w:rPr>
      </w:pPr>
      <w:r>
        <w:rPr>
          <w:sz w:val="24"/>
        </w:rPr>
        <w:t>&lt;!--#include file="ConnDB.asp"--&gt;</w:t>
      </w:r>
    </w:p>
    <w:p>
      <w:pPr>
        <w:spacing w:line="240" w:lineRule="atLeast"/>
        <w:ind w:firstLine="1200" w:firstLineChars="500"/>
        <w:jc w:val="left"/>
        <w:rPr>
          <w:rFonts w:hint="eastAsia"/>
          <w:sz w:val="24"/>
        </w:rPr>
      </w:pPr>
      <w:r>
        <w:rPr>
          <w:rFonts w:hint="eastAsia"/>
          <w:sz w:val="24"/>
        </w:rPr>
        <w: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Sql="select * from Basket where UserId='"&amp;session("UserId")&amp;"' and OrderCheck=0"</w:t>
      </w:r>
    </w:p>
    <w:p>
      <w:pPr>
        <w:spacing w:line="240" w:lineRule="atLeast"/>
        <w:ind w:firstLine="480" w:firstLineChars="200"/>
        <w:jc w:val="left"/>
        <w:rPr>
          <w:sz w:val="24"/>
        </w:rPr>
      </w:pPr>
      <w:r>
        <w:rPr>
          <w:sz w:val="24"/>
        </w:rPr>
        <w:t>set Rs=server.createobject("adodb.recordset")</w:t>
      </w:r>
    </w:p>
    <w:p>
      <w:pPr>
        <w:spacing w:line="240" w:lineRule="atLeast"/>
        <w:ind w:firstLine="480" w:firstLineChars="200"/>
        <w:jc w:val="left"/>
        <w:rPr>
          <w:sz w:val="24"/>
        </w:rPr>
      </w:pPr>
      <w:r>
        <w:rPr>
          <w:sz w:val="24"/>
        </w:rPr>
        <w:t>Rs.open Sql, Conn, 1, 3</w:t>
      </w:r>
    </w:p>
    <w:p>
      <w:pPr>
        <w:spacing w:line="240" w:lineRule="atLeast"/>
        <w:ind w:firstLine="480" w:firstLineChars="200"/>
        <w:jc w:val="left"/>
        <w:rPr>
          <w:sz w:val="24"/>
        </w:rPr>
      </w:pPr>
      <w:r>
        <w:rPr>
          <w:sz w:val="24"/>
        </w:rPr>
        <w:t>if Rs.eof then</w:t>
      </w:r>
    </w:p>
    <w:p>
      <w:pPr>
        <w:spacing w:line="240" w:lineRule="atLeast"/>
        <w:ind w:firstLine="480" w:firstLineChars="200"/>
        <w:jc w:val="left"/>
        <w:rPr>
          <w:sz w:val="24"/>
        </w:rPr>
      </w:pPr>
      <w:r>
        <w:rPr>
          <w:sz w:val="24"/>
        </w:rPr>
        <w:t xml:space="preserve">        %&gt;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rFonts w:hint="eastAsia"/>
          <w:sz w:val="24"/>
        </w:rPr>
      </w:pPr>
      <w:r>
        <w:rPr>
          <w:rFonts w:hint="eastAsia"/>
          <w:sz w:val="24"/>
        </w:rPr>
        <w:t xml:space="preserve">    &lt;td height="25" colspan="5" align="center"&gt;你还没有选购任何商品&lt;/td&gt;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&lt;%else</w:t>
      </w:r>
    </w:p>
    <w:p>
      <w:pPr>
        <w:spacing w:line="240" w:lineRule="atLeast"/>
        <w:ind w:firstLine="480" w:firstLineChars="200"/>
        <w:jc w:val="left"/>
        <w:rPr>
          <w:sz w:val="24"/>
        </w:rPr>
      </w:pPr>
      <w:r>
        <w:rPr>
          <w:sz w:val="24"/>
        </w:rPr>
        <w:t>do while not Rs.eof%&gt;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width="44" height="25"&gt;</w:t>
      </w:r>
    </w:p>
    <w:p>
      <w:pPr>
        <w:spacing w:line="240" w:lineRule="atLeast"/>
        <w:ind w:firstLine="480" w:firstLineChars="200"/>
        <w:jc w:val="left"/>
        <w:rPr>
          <w:rFonts w:hint="eastAsia"/>
          <w:sz w:val="24"/>
        </w:rPr>
      </w:pPr>
      <w:r>
        <w:rPr>
          <w:rFonts w:hint="eastAsia"/>
          <w:sz w:val="24"/>
        </w:rPr>
        <w:t>&lt;div align="center"&gt;&lt;a href="ClearBasket.asp?Id=&lt;%=Rs("Id")%&gt;"&gt;清除&lt;/a&gt;&lt;/div&gt;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width="208" height="25"&gt;&lt;%=Rs("GoodsName")%&gt;&lt;/td&gt;</w:t>
      </w:r>
    </w:p>
    <w:p>
      <w:pPr>
        <w:spacing w:line="240" w:lineRule="atLeast"/>
        <w:ind w:firstLine="480" w:firstLineChars="200"/>
        <w:jc w:val="left"/>
        <w:rPr>
          <w:sz w:val="24"/>
        </w:rPr>
      </w:pPr>
      <w:r>
        <w:rPr>
          <w:sz w:val="24"/>
        </w:rPr>
        <w:t xml:space="preserve">     &lt;td width="88" height="25"&gt;</w:t>
      </w:r>
    </w:p>
    <w:p>
      <w:pPr>
        <w:spacing w:line="240" w:lineRule="atLeast"/>
        <w:ind w:firstLine="480" w:firstLineChars="200"/>
        <w:jc w:val="left"/>
        <w:rPr>
          <w:rFonts w:hint="eastAsia"/>
          <w:sz w:val="24"/>
        </w:rPr>
      </w:pPr>
      <w:r>
        <w:rPr>
          <w:rFonts w:hint="eastAsia"/>
          <w:sz w:val="24"/>
        </w:rPr>
        <w:t xml:space="preserve">    &lt;div align="center"&gt;&lt;%=Rs("Price")%&gt; 元&lt;/div&gt;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width="75" height="25"&gt;</w:t>
      </w:r>
    </w:p>
    <w:p>
      <w:pPr>
        <w:spacing w:line="240" w:lineRule="atLeast"/>
        <w:ind w:firstLine="480" w:firstLineChars="200"/>
        <w:jc w:val="left"/>
        <w:rPr>
          <w:sz w:val="24"/>
        </w:rPr>
      </w:pPr>
      <w:r>
        <w:rPr>
          <w:sz w:val="24"/>
        </w:rPr>
        <w:t xml:space="preserve">     &lt;div align="center"&gt;&lt;%=Rs("BasketGoodsNum")%&gt; &lt;/div&gt;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&lt;%a=0%&gt;</w:t>
      </w:r>
    </w:p>
    <w:p>
      <w:pPr>
        <w:spacing w:line="240" w:lineRule="atLeast"/>
        <w:ind w:firstLine="480" w:firstLineChars="200"/>
        <w:jc w:val="left"/>
        <w:rPr>
          <w:sz w:val="24"/>
        </w:rPr>
      </w:pPr>
      <w:r>
        <w:rPr>
          <w:sz w:val="24"/>
        </w:rPr>
        <w:t xml:space="preserve">   &lt;td width="95" height="25"&gt;</w:t>
      </w:r>
    </w:p>
    <w:p>
      <w:pPr>
        <w:spacing w:line="240" w:lineRule="atLeast"/>
        <w:ind w:firstLine="480" w:firstLineChars="200"/>
        <w:jc w:val="left"/>
        <w:rPr>
          <w:rFonts w:hint="eastAsia"/>
          <w:sz w:val="24"/>
        </w:rPr>
      </w:pPr>
      <w:r>
        <w:rPr>
          <w:rFonts w:hint="eastAsia"/>
          <w:sz w:val="24"/>
        </w:rPr>
        <w:t xml:space="preserve">     &lt;div align="center"&gt;&lt;%=Rs("BasketGoodsNum")*Rs("Price")%&gt; 元&lt;/div&gt;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&lt;%TotalCach=TotalCach+(Rs("BasketGoodsNum")*Rs("Price"))%&gt;</w:t>
      </w:r>
    </w:p>
    <w:p>
      <w:pPr>
        <w:spacing w:line="240" w:lineRule="atLeast"/>
        <w:ind w:firstLine="480" w:firstLineChars="200"/>
        <w:jc w:val="left"/>
        <w:rPr>
          <w:sz w:val="24"/>
        </w:rPr>
      </w:pPr>
      <w:r>
        <w:rPr>
          <w:sz w:val="24"/>
        </w:rPr>
        <w:t>&lt;%Rs.movenext</w:t>
      </w:r>
    </w:p>
    <w:p>
      <w:pPr>
        <w:spacing w:line="240" w:lineRule="atLeast"/>
        <w:ind w:firstLine="480" w:firstLineChars="200"/>
        <w:jc w:val="left"/>
        <w:rPr>
          <w:sz w:val="24"/>
        </w:rPr>
      </w:pPr>
      <w:r>
        <w:rPr>
          <w:sz w:val="24"/>
        </w:rPr>
        <w:t>loop</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Rs.close</w:t>
      </w:r>
    </w:p>
    <w:p>
      <w:pPr>
        <w:spacing w:line="240" w:lineRule="atLeast"/>
        <w:ind w:firstLine="480" w:firstLineChars="200"/>
        <w:jc w:val="left"/>
        <w:rPr>
          <w:sz w:val="24"/>
        </w:rPr>
      </w:pPr>
      <w:r>
        <w:rPr>
          <w:sz w:val="24"/>
        </w:rPr>
        <w:t>set Rs=nothing%&gt;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height="25" colspan="4"&gt;</w:t>
      </w:r>
    </w:p>
    <w:p>
      <w:pPr>
        <w:spacing w:line="240" w:lineRule="atLeast"/>
        <w:ind w:firstLine="480" w:firstLineChars="200"/>
        <w:jc w:val="left"/>
        <w:rPr>
          <w:rFonts w:hint="eastAsia"/>
          <w:sz w:val="24"/>
        </w:rPr>
      </w:pPr>
      <w:r>
        <w:rPr>
          <w:rFonts w:hint="eastAsia"/>
          <w:sz w:val="24"/>
        </w:rPr>
        <w:t xml:space="preserve">    &lt;div align="center"&gt;总计&lt;/div&gt;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p>
    <w:p>
      <w:pPr>
        <w:spacing w:line="240" w:lineRule="atLeast"/>
        <w:ind w:firstLine="480" w:firstLineChars="200"/>
        <w:jc w:val="left"/>
        <w:rPr>
          <w:sz w:val="24"/>
        </w:rPr>
      </w:pPr>
      <w:r>
        <w:rPr>
          <w:sz w:val="24"/>
        </w:rPr>
        <w:t xml:space="preserve">  &lt;td width="95" height="25"&gt;</w:t>
      </w:r>
    </w:p>
    <w:p>
      <w:pPr>
        <w:spacing w:line="240" w:lineRule="atLeast"/>
        <w:ind w:firstLine="480" w:firstLineChars="200"/>
        <w:jc w:val="left"/>
        <w:rPr>
          <w:rFonts w:hint="eastAsia"/>
          <w:sz w:val="24"/>
        </w:rPr>
      </w:pPr>
      <w:r>
        <w:rPr>
          <w:rFonts w:hint="eastAsia"/>
          <w:sz w:val="24"/>
        </w:rPr>
        <w:t xml:space="preserve">    &lt;div align="center"&gt;&lt;font color=red&gt;&lt;%=TotalCach%&gt;&lt;/font&gt; 元&lt;/div&gt;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&lt;/table&gt;</w:t>
      </w:r>
    </w:p>
    <w:p>
      <w:pPr>
        <w:spacing w:line="240" w:lineRule="atLeast"/>
        <w:ind w:firstLine="480" w:firstLineChars="200"/>
        <w:jc w:val="left"/>
        <w:rPr>
          <w:sz w:val="24"/>
        </w:rPr>
      </w:pPr>
      <w:r>
        <w:rPr>
          <w:sz w:val="24"/>
        </w:rPr>
        <w:t>&lt;table width="500" border="1" cellspacing="0" cellpadding="0" align="center" background="Images/menu.jpg"&gt;</w:t>
      </w:r>
    </w:p>
    <w:p>
      <w:pPr>
        <w:spacing w:line="240" w:lineRule="atLeast"/>
        <w:ind w:firstLine="480" w:firstLineChars="200"/>
        <w:jc w:val="left"/>
        <w:rPr>
          <w:sz w:val="24"/>
        </w:rPr>
      </w:pP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width="33%" align="center"&gt;&lt;a href="ClearBasket.asp"&gt;&lt;img src="images/relbcar.gif" width="100" height="20" border="0"&gt;&lt;/a&gt;&lt;/td&gt;</w:t>
      </w:r>
    </w:p>
    <w:p>
      <w:pPr>
        <w:spacing w:line="240" w:lineRule="atLeast"/>
        <w:ind w:firstLine="480" w:firstLineChars="200"/>
        <w:jc w:val="left"/>
        <w:rPr>
          <w:sz w:val="24"/>
        </w:rPr>
      </w:pPr>
      <w:r>
        <w:rPr>
          <w:sz w:val="24"/>
        </w:rPr>
        <w:t xml:space="preserve">   &lt;td width="33%" align="center"&gt;&lt;a href="Cash.asp"&gt;&lt;img src="images/gobuy.gif" width="100" height="20" border="0"&gt;&lt;/a&gt;&lt;/td&gt;</w:t>
      </w:r>
    </w:p>
    <w:p>
      <w:pPr>
        <w:spacing w:line="240" w:lineRule="atLeast"/>
        <w:ind w:firstLine="480" w:firstLineChars="200"/>
        <w:jc w:val="left"/>
        <w:rPr>
          <w:rFonts w:hint="eastAsia"/>
          <w:sz w:val="24"/>
        </w:rPr>
      </w:pPr>
      <w:r>
        <w:rPr>
          <w:rFonts w:hint="eastAsia"/>
          <w:sz w:val="24"/>
        </w:rPr>
        <w:t xml:space="preserve">   &lt;td width="33%" align="center"&gt;&lt;input type="button" name="Submit2" value="继续购物" onClick="location.href='Index.asp'"&gt;&lt;/td&gt;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&lt;/table&gt;</w:t>
      </w:r>
    </w:p>
    <w:p>
      <w:pPr>
        <w:spacing w:line="240" w:lineRule="atLeast"/>
        <w:ind w:firstLine="480" w:firstLineChars="200"/>
        <w:jc w:val="left"/>
        <w:rPr>
          <w:sz w:val="24"/>
        </w:rPr>
      </w:pPr>
      <w:r>
        <w:rPr>
          <w:sz w:val="24"/>
        </w:rPr>
        <w:t>&lt;%</w:t>
      </w:r>
    </w:p>
    <w:p>
      <w:pPr>
        <w:spacing w:line="240" w:lineRule="atLeast"/>
        <w:ind w:firstLine="480" w:firstLineChars="200"/>
        <w:jc w:val="left"/>
        <w:rPr>
          <w:sz w:val="24"/>
        </w:rPr>
      </w:pPr>
      <w:r>
        <w:rPr>
          <w:sz w:val="24"/>
        </w:rPr>
        <w:t>if trim(request("Id"))="" then</w:t>
      </w:r>
    </w:p>
    <w:p>
      <w:pPr>
        <w:spacing w:line="240" w:lineRule="atLeast"/>
        <w:ind w:firstLine="480" w:firstLineChars="200"/>
        <w:jc w:val="left"/>
        <w:rPr>
          <w:rFonts w:hint="eastAsia"/>
          <w:sz w:val="24"/>
        </w:rPr>
      </w:pPr>
      <w:r>
        <w:rPr>
          <w:rFonts w:hint="eastAsia"/>
          <w:sz w:val="24"/>
        </w:rPr>
        <w:t xml:space="preserve">   response.write"购物车已清空"</w:t>
      </w:r>
    </w:p>
    <w:p>
      <w:pPr>
        <w:spacing w:line="240" w:lineRule="atLeast"/>
        <w:ind w:firstLine="480" w:firstLineChars="200"/>
        <w:jc w:val="left"/>
        <w:rPr>
          <w:sz w:val="24"/>
        </w:rPr>
      </w:pPr>
      <w:r>
        <w:rPr>
          <w:sz w:val="24"/>
        </w:rPr>
        <w:t xml:space="preserve">   response.redirect "MyBasket.asp"</w:t>
      </w:r>
    </w:p>
    <w:p>
      <w:pPr>
        <w:spacing w:line="240" w:lineRule="atLeast"/>
        <w:ind w:firstLine="480" w:firstLineChars="200"/>
        <w:jc w:val="left"/>
        <w:rPr>
          <w:sz w:val="24"/>
        </w:rPr>
      </w:pPr>
      <w:r>
        <w:rPr>
          <w:sz w:val="24"/>
        </w:rPr>
        <w:t xml:space="preserve">   response.end</w:t>
      </w:r>
    </w:p>
    <w:p>
      <w:pPr>
        <w:spacing w:line="240" w:lineRule="atLeast"/>
        <w:ind w:firstLine="480" w:firstLineChars="200"/>
        <w:jc w:val="left"/>
        <w:rPr>
          <w:sz w:val="24"/>
        </w:rPr>
      </w:pPr>
      <w:r>
        <w:rPr>
          <w:sz w:val="24"/>
        </w:rPr>
        <w:t>end if</w:t>
      </w:r>
    </w:p>
    <w:p>
      <w:pPr>
        <w:spacing w:line="240" w:lineRule="atLeast"/>
        <w:ind w:firstLine="480" w:firstLineChars="200"/>
        <w:jc w:val="left"/>
        <w:rPr>
          <w:sz w:val="24"/>
        </w:rPr>
      </w:pPr>
      <w:r>
        <w:rPr>
          <w:sz w:val="24"/>
        </w:rPr>
        <w:t>Sql="select * from Goods where Id="&amp;request("Id")</w:t>
      </w:r>
    </w:p>
    <w:p>
      <w:pPr>
        <w:spacing w:line="240" w:lineRule="atLeast"/>
        <w:ind w:firstLine="480" w:firstLineChars="200"/>
        <w:jc w:val="left"/>
        <w:rPr>
          <w:sz w:val="24"/>
        </w:rPr>
      </w:pPr>
      <w:r>
        <w:rPr>
          <w:sz w:val="24"/>
        </w:rPr>
        <w:t>set Rs=server.createobject("adodb.recordset")</w:t>
      </w:r>
    </w:p>
    <w:p>
      <w:pPr>
        <w:spacing w:line="240" w:lineRule="atLeast"/>
        <w:ind w:firstLine="480" w:firstLineChars="200"/>
        <w:jc w:val="left"/>
        <w:rPr>
          <w:sz w:val="24"/>
        </w:rPr>
      </w:pPr>
      <w:r>
        <w:rPr>
          <w:sz w:val="24"/>
        </w:rPr>
        <w:t>Rs.open Sql, Conn, 1, 3</w:t>
      </w:r>
    </w:p>
    <w:p>
      <w:pPr>
        <w:spacing w:line="240" w:lineRule="atLeast"/>
        <w:ind w:firstLine="480" w:firstLineChars="200"/>
        <w:jc w:val="left"/>
        <w:rPr>
          <w:sz w:val="24"/>
        </w:rPr>
      </w:pPr>
      <w:r>
        <w:rPr>
          <w:sz w:val="24"/>
        </w:rPr>
        <w:t>%&gt;</w:t>
      </w:r>
    </w:p>
    <w:p>
      <w:pPr>
        <w:spacing w:line="240" w:lineRule="atLeast"/>
        <w:ind w:firstLine="480" w:firstLineChars="200"/>
        <w:jc w:val="left"/>
        <w:rPr>
          <w:sz w:val="24"/>
        </w:rPr>
      </w:pPr>
      <w:r>
        <w:rPr>
          <w:sz w:val="24"/>
        </w:rPr>
        <w:t>&lt;br&gt;</w:t>
      </w:r>
    </w:p>
    <w:p>
      <w:pPr>
        <w:spacing w:line="240" w:lineRule="atLeast"/>
        <w:ind w:firstLine="480" w:firstLineChars="200"/>
        <w:jc w:val="left"/>
        <w:rPr>
          <w:sz w:val="24"/>
        </w:rPr>
      </w:pPr>
      <w:r>
        <w:rPr>
          <w:sz w:val="24"/>
        </w:rPr>
        <w:t xml:space="preserve">  &lt;table width="500" border="1" cellspacing="0" cellpadding="0" align="center" background="Images/menu.jpg"&gt;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rFonts w:hint="eastAsia"/>
          <w:sz w:val="24"/>
        </w:rPr>
      </w:pPr>
      <w:r>
        <w:rPr>
          <w:rFonts w:hint="eastAsia"/>
          <w:sz w:val="24"/>
        </w:rPr>
        <w:t xml:space="preserve">     &lt;td height="27" align="center"&gt; 本次所选购的商品信息 &lt;/td&gt;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&lt;tr&gt;</w:t>
      </w:r>
    </w:p>
    <w:p>
      <w:pPr>
        <w:spacing w:line="240" w:lineRule="atLeast"/>
        <w:ind w:firstLine="480" w:firstLineChars="200"/>
        <w:jc w:val="left"/>
        <w:rPr>
          <w:sz w:val="24"/>
        </w:rPr>
      </w:pPr>
      <w:r>
        <w:rPr>
          <w:sz w:val="24"/>
        </w:rPr>
        <w:t xml:space="preserve">    &lt;td height="16" align="center"&gt;</w:t>
      </w:r>
    </w:p>
    <w:p>
      <w:pPr>
        <w:spacing w:line="240" w:lineRule="atLeast"/>
        <w:ind w:firstLine="480" w:firstLineChars="200"/>
        <w:jc w:val="left"/>
        <w:rPr>
          <w:sz w:val="24"/>
        </w:rPr>
      </w:pPr>
      <w:r>
        <w:rPr>
          <w:sz w:val="24"/>
        </w:rPr>
        <w:t>&lt;form method="POST" Action="Buy.asp?Action=buy&amp;Id=&lt;%=Rs("Id")%&gt;&amp;GoodsName=&lt;%=Rs("GoodsName")%&gt;"&gt;</w:t>
      </w:r>
    </w:p>
    <w:p>
      <w:pPr>
        <w:spacing w:line="240" w:lineRule="atLeast"/>
        <w:ind w:firstLine="480" w:firstLineChars="200"/>
        <w:jc w:val="left"/>
        <w:rPr>
          <w:sz w:val="24"/>
        </w:rPr>
      </w:pPr>
      <w:r>
        <w:rPr>
          <w:sz w:val="24"/>
        </w:rPr>
        <w:t>&lt;table width="100%" border="1" cellspacing="0" cellpadding="0" align="center"&gt;</w:t>
      </w:r>
    </w:p>
    <w:p>
      <w:pPr>
        <w:spacing w:line="240" w:lineRule="atLeast"/>
        <w:ind w:firstLine="480" w:firstLineChars="200"/>
        <w:jc w:val="left"/>
        <w:rPr>
          <w:sz w:val="24"/>
        </w:rPr>
      </w:pPr>
      <w:r>
        <w:rPr>
          <w:sz w:val="24"/>
        </w:rPr>
        <w:t>&lt;tr align="center"&gt;</w:t>
      </w:r>
    </w:p>
    <w:p>
      <w:pPr>
        <w:spacing w:line="240" w:lineRule="atLeast"/>
        <w:ind w:firstLine="480" w:firstLineChars="200"/>
        <w:jc w:val="left"/>
        <w:rPr>
          <w:rFonts w:hint="eastAsia"/>
          <w:sz w:val="24"/>
        </w:rPr>
      </w:pPr>
      <w:r>
        <w:rPr>
          <w:rFonts w:hint="eastAsia"/>
          <w:sz w:val="24"/>
        </w:rPr>
        <w:t xml:space="preserve">    &lt;td width="155" height="25"&gt; 商品名称 &lt;/td&gt;</w:t>
      </w:r>
    </w:p>
    <w:p>
      <w:pPr>
        <w:spacing w:line="240" w:lineRule="atLeast"/>
        <w:ind w:firstLine="480" w:firstLineChars="200"/>
        <w:jc w:val="left"/>
        <w:rPr>
          <w:rFonts w:hint="eastAsia"/>
          <w:sz w:val="24"/>
        </w:rPr>
      </w:pPr>
      <w:r>
        <w:rPr>
          <w:rFonts w:hint="eastAsia"/>
          <w:sz w:val="24"/>
        </w:rPr>
        <w:t xml:space="preserve">    &lt;td width="60" height="25"&gt; 商品单价 &lt;/td&gt;</w:t>
      </w:r>
    </w:p>
    <w:p>
      <w:pPr>
        <w:spacing w:line="240" w:lineRule="atLeast"/>
        <w:ind w:firstLine="480" w:firstLineChars="200"/>
        <w:jc w:val="left"/>
        <w:rPr>
          <w:rFonts w:hint="eastAsia"/>
          <w:sz w:val="24"/>
        </w:rPr>
      </w:pPr>
      <w:r>
        <w:rPr>
          <w:rFonts w:hint="eastAsia"/>
          <w:sz w:val="24"/>
        </w:rPr>
        <w:t xml:space="preserve">    &lt;td width="60" height="25"&gt; 订购数量 &lt;/td&gt;</w:t>
      </w:r>
    </w:p>
    <w:p>
      <w:pPr>
        <w:spacing w:line="240" w:lineRule="atLeast"/>
        <w:ind w:firstLine="480" w:firstLineChars="200"/>
        <w:jc w:val="left"/>
        <w:rPr>
          <w:rFonts w:hint="eastAsia"/>
          <w:sz w:val="24"/>
        </w:rPr>
      </w:pPr>
      <w:r>
        <w:rPr>
          <w:rFonts w:hint="eastAsia"/>
          <w:sz w:val="24"/>
        </w:rPr>
        <w:t xml:space="preserve">    &lt;td width="80" height="25"&gt; 确认购买 &lt;/td&gt;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&lt;tr align="center"&gt;</w:t>
      </w:r>
    </w:p>
    <w:p>
      <w:pPr>
        <w:spacing w:line="240" w:lineRule="atLeast"/>
        <w:ind w:firstLine="480" w:firstLineChars="200"/>
        <w:jc w:val="left"/>
        <w:rPr>
          <w:sz w:val="24"/>
        </w:rPr>
      </w:pPr>
      <w:r>
        <w:rPr>
          <w:sz w:val="24"/>
        </w:rPr>
        <w:t xml:space="preserve">  &lt;td width="155" height="30"&gt;</w:t>
      </w:r>
    </w:p>
    <w:p>
      <w:pPr>
        <w:spacing w:line="240" w:lineRule="atLeast"/>
        <w:ind w:firstLine="480" w:firstLineChars="200"/>
        <w:jc w:val="left"/>
        <w:rPr>
          <w:sz w:val="24"/>
        </w:rPr>
      </w:pPr>
      <w:r>
        <w:rPr>
          <w:sz w:val="24"/>
        </w:rPr>
        <w:t xml:space="preserve">    &lt;font color="#FF0000"&gt;&lt;%=Rs("GoodsName")%&gt;&lt;/font&gt;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width="60" height="30"&gt;</w:t>
      </w:r>
    </w:p>
    <w:p>
      <w:pPr>
        <w:spacing w:line="240" w:lineRule="atLeast"/>
        <w:ind w:firstLine="480" w:firstLineChars="200"/>
        <w:jc w:val="left"/>
        <w:rPr>
          <w:sz w:val="24"/>
        </w:rPr>
      </w:pPr>
      <w:r>
        <w:rPr>
          <w:sz w:val="24"/>
        </w:rPr>
        <w:t>&lt;%If Rs("CX") Then</w:t>
      </w:r>
    </w:p>
    <w:p>
      <w:pPr>
        <w:spacing w:line="240" w:lineRule="atLeast"/>
        <w:ind w:firstLine="480" w:firstLineChars="200"/>
        <w:jc w:val="left"/>
        <w:rPr>
          <w:sz w:val="24"/>
        </w:rPr>
      </w:pPr>
      <w:r>
        <w:rPr>
          <w:sz w:val="24"/>
        </w:rPr>
        <w:t xml:space="preserve">   ComPrice = Rs("CPrice")</w:t>
      </w:r>
    </w:p>
    <w:p>
      <w:pPr>
        <w:spacing w:line="240" w:lineRule="atLeast"/>
        <w:ind w:firstLine="480" w:firstLineChars="200"/>
        <w:jc w:val="left"/>
        <w:rPr>
          <w:sz w:val="24"/>
        </w:rPr>
      </w:pPr>
      <w:r>
        <w:rPr>
          <w:sz w:val="24"/>
        </w:rPr>
        <w:t xml:space="preserve">   VipPrice = Rs("CPrice")</w:t>
      </w:r>
    </w:p>
    <w:p>
      <w:pPr>
        <w:spacing w:line="240" w:lineRule="atLeast"/>
        <w:ind w:firstLine="480" w:firstLineChars="200"/>
        <w:jc w:val="left"/>
        <w:rPr>
          <w:sz w:val="24"/>
        </w:rPr>
      </w:pPr>
      <w:r>
        <w:rPr>
          <w:sz w:val="24"/>
        </w:rPr>
        <w:t>else</w:t>
      </w:r>
    </w:p>
    <w:p>
      <w:pPr>
        <w:spacing w:line="240" w:lineRule="atLeast"/>
        <w:ind w:firstLine="480" w:firstLineChars="200"/>
        <w:jc w:val="left"/>
        <w:rPr>
          <w:sz w:val="24"/>
        </w:rPr>
      </w:pPr>
      <w:r>
        <w:rPr>
          <w:sz w:val="24"/>
        </w:rPr>
        <w:t xml:space="preserve">   ComPrice=Rs("ComPrice")</w:t>
      </w:r>
    </w:p>
    <w:p>
      <w:pPr>
        <w:spacing w:line="240" w:lineRule="atLeast"/>
        <w:ind w:firstLine="480" w:firstLineChars="200"/>
        <w:jc w:val="left"/>
        <w:rPr>
          <w:sz w:val="24"/>
        </w:rPr>
      </w:pPr>
      <w:r>
        <w:rPr>
          <w:sz w:val="24"/>
        </w:rPr>
        <w:t xml:space="preserve">   VipPrice=Rs("VipPrice")</w:t>
      </w:r>
    </w:p>
    <w:p>
      <w:pPr>
        <w:spacing w:line="240" w:lineRule="atLeast"/>
        <w:ind w:firstLine="480" w:firstLineChars="200"/>
        <w:jc w:val="left"/>
        <w:rPr>
          <w:sz w:val="24"/>
        </w:rPr>
      </w:pPr>
      <w:r>
        <w:rPr>
          <w:sz w:val="24"/>
        </w:rPr>
        <w:t>End If%&gt;</w:t>
      </w:r>
    </w:p>
    <w:p>
      <w:pPr>
        <w:spacing w:line="240" w:lineRule="atLeast"/>
        <w:ind w:firstLine="480" w:firstLineChars="200"/>
        <w:jc w:val="left"/>
        <w:rPr>
          <w:rFonts w:hint="eastAsia"/>
          <w:sz w:val="24"/>
        </w:rPr>
      </w:pPr>
      <w:r>
        <w:rPr>
          <w:rFonts w:hint="eastAsia"/>
          <w:sz w:val="24"/>
        </w:rPr>
        <w:t>&lt;%if session("Grade")="会员" then</w:t>
      </w:r>
    </w:p>
    <w:p>
      <w:pPr>
        <w:spacing w:line="240" w:lineRule="atLeast"/>
        <w:ind w:firstLine="480" w:firstLineChars="200"/>
        <w:jc w:val="left"/>
        <w:rPr>
          <w:sz w:val="24"/>
        </w:rPr>
      </w:pPr>
      <w:r>
        <w:rPr>
          <w:sz w:val="24"/>
        </w:rPr>
        <w:t xml:space="preserve">  Price=Comprice</w:t>
      </w:r>
    </w:p>
    <w:p>
      <w:pPr>
        <w:spacing w:line="240" w:lineRule="atLeast"/>
        <w:ind w:firstLine="480" w:firstLineChars="200"/>
        <w:jc w:val="left"/>
        <w:rPr>
          <w:sz w:val="24"/>
        </w:rPr>
      </w:pPr>
      <w:r>
        <w:rPr>
          <w:sz w:val="24"/>
        </w:rPr>
        <w:t>response.write ComPrice</w:t>
      </w:r>
    </w:p>
    <w:p>
      <w:pPr>
        <w:spacing w:line="240" w:lineRule="atLeast"/>
        <w:ind w:firstLine="480" w:firstLineChars="200"/>
        <w:jc w:val="left"/>
        <w:rPr>
          <w:sz w:val="24"/>
        </w:rPr>
      </w:pPr>
      <w:r>
        <w:rPr>
          <w:sz w:val="24"/>
        </w:rPr>
        <w:t>elseif session("Grade")="VIP" then</w:t>
      </w:r>
    </w:p>
    <w:p>
      <w:pPr>
        <w:spacing w:line="240" w:lineRule="atLeast"/>
        <w:ind w:firstLine="480" w:firstLineChars="200"/>
        <w:jc w:val="left"/>
        <w:rPr>
          <w:sz w:val="24"/>
        </w:rPr>
      </w:pPr>
      <w:r>
        <w:rPr>
          <w:sz w:val="24"/>
        </w:rPr>
        <w:t xml:space="preserve">  Price=VipPrice</w:t>
      </w:r>
    </w:p>
    <w:p>
      <w:pPr>
        <w:spacing w:line="240" w:lineRule="atLeast"/>
        <w:ind w:firstLine="480" w:firstLineChars="200"/>
        <w:jc w:val="left"/>
        <w:rPr>
          <w:sz w:val="24"/>
        </w:rPr>
      </w:pPr>
      <w:r>
        <w:rPr>
          <w:sz w:val="24"/>
        </w:rPr>
        <w:t xml:space="preserve">  response.write(VipPrice)</w:t>
      </w:r>
    </w:p>
    <w:p>
      <w:pPr>
        <w:spacing w:line="240" w:lineRule="atLeast"/>
        <w:ind w:firstLine="480" w:firstLineChars="200"/>
        <w:jc w:val="left"/>
        <w:rPr>
          <w:sz w:val="24"/>
        </w:rPr>
      </w:pPr>
      <w:r>
        <w:rPr>
          <w:sz w:val="24"/>
        </w:rPr>
        <w:t>end if%&gt;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&lt;td&gt;&lt;input type="hidden" name="Price" value="&lt;%=Price%&gt;"&gt;&lt;/td&gt;</w:t>
      </w:r>
    </w:p>
    <w:p>
      <w:pPr>
        <w:spacing w:line="240" w:lineRule="atLeast"/>
        <w:ind w:firstLine="480" w:firstLineChars="200"/>
        <w:jc w:val="left"/>
        <w:rPr>
          <w:sz w:val="24"/>
        </w:rPr>
      </w:pPr>
      <w:r>
        <w:rPr>
          <w:sz w:val="24"/>
        </w:rPr>
        <w:t xml:space="preserve">  &lt;td width="60" height="30"&gt;</w:t>
      </w:r>
    </w:p>
    <w:p>
      <w:pPr>
        <w:spacing w:line="240" w:lineRule="atLeast"/>
        <w:ind w:firstLine="480" w:firstLineChars="200"/>
        <w:jc w:val="left"/>
        <w:rPr>
          <w:sz w:val="24"/>
        </w:rPr>
      </w:pPr>
      <w:r>
        <w:rPr>
          <w:sz w:val="24"/>
        </w:rPr>
        <w:t>&lt;input type="text" name="count" size="5" value="1" onkeypress= "return regInput(this,/^[0-9]*$/, String.fromCharCode(event.keyCode))"onpaste</w:t>
      </w:r>
      <w:r>
        <w:rPr>
          <w:sz w:val="24"/>
        </w:rPr>
        <w:tab/>
      </w:r>
      <w:r>
        <w:rPr>
          <w:sz w:val="24"/>
        </w:rPr>
        <w:t>= "return regInput(this, /^[0-9]*$/, window.clipboardData.getData('Text'))"ondrop= "return regInput(this, /^[0-9]*$/, event.dataTransfer.getData('Text'))"&gt;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 xml:space="preserve">  &lt;td width="80" height="30"&gt;</w:t>
      </w:r>
    </w:p>
    <w:p>
      <w:pPr>
        <w:spacing w:line="240" w:lineRule="atLeast"/>
        <w:ind w:firstLine="480" w:firstLineChars="200"/>
        <w:jc w:val="left"/>
        <w:rPr>
          <w:rFonts w:hint="eastAsia"/>
          <w:sz w:val="24"/>
        </w:rPr>
      </w:pPr>
      <w:r>
        <w:rPr>
          <w:rFonts w:hint="eastAsia"/>
          <w:sz w:val="24"/>
        </w:rPr>
        <w:t>&lt;input name="B1" type="image" Id="B1" src="IMAGES/ok.gif" alt="确认购买" align="absMiddle" width="45" height="20" cache tppabs=""&gt;</w:t>
      </w:r>
    </w:p>
    <w:p>
      <w:pPr>
        <w:spacing w:line="240" w:lineRule="atLeast"/>
        <w:ind w:firstLine="480" w:firstLineChars="200"/>
        <w:jc w:val="left"/>
        <w:rPr>
          <w:sz w:val="24"/>
        </w:rPr>
      </w:pPr>
      <w:r>
        <w:rPr>
          <w:sz w:val="24"/>
        </w:rPr>
        <w:t xml:space="preserve">  &lt;/td&gt;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&lt;/table&gt;</w:t>
      </w:r>
    </w:p>
    <w:p>
      <w:pPr>
        <w:spacing w:line="240" w:lineRule="atLeast"/>
        <w:ind w:firstLine="480" w:firstLineChars="200"/>
        <w:jc w:val="left"/>
        <w:rPr>
          <w:sz w:val="24"/>
        </w:rPr>
      </w:pPr>
      <w:r>
        <w:rPr>
          <w:sz w:val="24"/>
        </w:rPr>
        <w:t>&lt;/form&gt;</w:t>
      </w:r>
    </w:p>
    <w:p>
      <w:pPr>
        <w:spacing w:line="240" w:lineRule="atLeast"/>
        <w:ind w:firstLine="480" w:firstLineChars="200"/>
        <w:jc w:val="left"/>
        <w:rPr>
          <w:sz w:val="24"/>
        </w:rPr>
      </w:pPr>
      <w:r>
        <w:rPr>
          <w:sz w:val="24"/>
        </w:rPr>
        <w:t>&lt;/td&gt;</w:t>
      </w:r>
    </w:p>
    <w:p>
      <w:pPr>
        <w:spacing w:line="240" w:lineRule="atLeast"/>
        <w:ind w:firstLine="480" w:firstLineChars="200"/>
        <w:jc w:val="left"/>
        <w:rPr>
          <w:sz w:val="24"/>
        </w:rPr>
      </w:pPr>
      <w:r>
        <w:rPr>
          <w:sz w:val="24"/>
        </w:rPr>
        <w:t>&lt;/tr&gt;</w:t>
      </w:r>
    </w:p>
    <w:p>
      <w:pPr>
        <w:spacing w:line="240" w:lineRule="atLeast"/>
        <w:ind w:firstLine="480" w:firstLineChars="200"/>
        <w:jc w:val="left"/>
        <w:rPr>
          <w:sz w:val="24"/>
        </w:rPr>
      </w:pPr>
      <w:r>
        <w:rPr>
          <w:sz w:val="24"/>
        </w:rPr>
        <w:t>&lt;%Rs.close</w:t>
      </w:r>
    </w:p>
    <w:p>
      <w:pPr>
        <w:spacing w:line="240" w:lineRule="atLeast"/>
        <w:ind w:firstLine="480" w:firstLineChars="200"/>
        <w:jc w:val="left"/>
        <w:rPr>
          <w:sz w:val="24"/>
        </w:rPr>
      </w:pPr>
      <w:r>
        <w:rPr>
          <w:sz w:val="24"/>
        </w:rPr>
        <w:t>set Rs=nothing%&gt;</w:t>
      </w:r>
    </w:p>
    <w:p>
      <w:pPr>
        <w:spacing w:line="240" w:lineRule="atLeast"/>
        <w:ind w:firstLine="960" w:firstLineChars="400"/>
        <w:jc w:val="left"/>
        <w:rPr>
          <w:rFonts w:hint="eastAsia"/>
          <w:sz w:val="24"/>
        </w:rPr>
      </w:pPr>
      <w:r>
        <w:rPr>
          <w:rFonts w:hint="eastAsia"/>
          <w:sz w:val="24"/>
        </w:rPr>
        <w:t>…</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sectPr>
      <w:headerReference r:id="rId42"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Variable Small Semilight">
    <w:panose1 w:val="00000000000000000000"/>
    <w:charset w:val="00"/>
    <w:family w:val="auto"/>
    <w:pitch w:val="default"/>
    <w:sig w:usb0="A00002FF" w:usb1="0000000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Microsoft Yi Baiti">
    <w:panose1 w:val="03000500000000000000"/>
    <w:charset w:val="00"/>
    <w:family w:val="auto"/>
    <w:pitch w:val="default"/>
    <w:sig w:usb0="80000003" w:usb1="00010402" w:usb2="00080002" w:usb3="00000000" w:csb0="00000001" w:csb1="00000000"/>
  </w:font>
  <w:font w:name="Leelawadee UI">
    <w:panose1 w:val="020B0502040204020203"/>
    <w:charset w:val="00"/>
    <w:family w:val="auto"/>
    <w:pitch w:val="default"/>
    <w:sig w:usb0="83000003" w:usb1="00000000" w:usb2="00010000" w:usb3="00000001" w:csb0="00010101" w:csb1="00000000"/>
  </w:font>
  <w:font w:name="Franklin Gothic Medium">
    <w:panose1 w:val="020B0603020102020204"/>
    <w:charset w:val="00"/>
    <w:family w:val="auto"/>
    <w:pitch w:val="default"/>
    <w:sig w:usb0="00000287" w:usb1="00000000" w:usb2="00000000" w:usb3="00000000" w:csb0="2000009F" w:csb1="DFD70000"/>
  </w:font>
  <w:font w:name="Calibri Light">
    <w:panose1 w:val="020F0302020204030204"/>
    <w:charset w:val="00"/>
    <w:family w:val="auto"/>
    <w:pitch w:val="default"/>
    <w:sig w:usb0="E4002EFF" w:usb1="C200247B" w:usb2="00000009" w:usb3="00000000" w:csb0="200001FF" w:csb1="00000000"/>
  </w:font>
  <w:font w:name="Bahnschrift SemiBold SemiCondensed">
    <w:panose1 w:val="020B0502040204020203"/>
    <w:charset w:val="00"/>
    <w:family w:val="auto"/>
    <w:pitch w:val="default"/>
    <w:sig w:usb0="A00002C7" w:usb1="00000002" w:usb2="00000000" w:usb3="00000000" w:csb0="2000019F" w:csb1="00000000"/>
  </w:font>
  <w:font w:name="Bahnschrift">
    <w:panose1 w:val="020B0502040204020203"/>
    <w:charset w:val="00"/>
    <w:family w:val="auto"/>
    <w:pitch w:val="default"/>
    <w:sig w:usb0="A00002C7" w:usb1="00000002" w:usb2="00000000" w:usb3="00000000" w:csb0="2000019F" w:csb1="0000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220"/>
      </w:tabs>
      <w:jc w:val="center"/>
      <w:rPr>
        <w:rFonts w:hint="eastAsia" w:ascii="宋体"/>
        <w:sz w:val="21"/>
      </w:rP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p+wf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Sin7B90CAAAmBgAADgAAAAAAAAABACAAAAAfAQAAZHJzL2Uyb0RvYy54bWxQSwUG&#10;AAAAAAYABgBZAQAAbgY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kern w:val="0"/>
        <w:sz w:val="21"/>
        <w:szCs w:val="21"/>
      </w:rPr>
      <w:fldChar w:fldCharType="begin"/>
    </w:r>
    <w:r>
      <w:rPr>
        <w:kern w:val="0"/>
        <w:sz w:val="21"/>
        <w:szCs w:val="21"/>
      </w:rPr>
      <w:instrText xml:space="preserve"> NUMPAGES </w:instrText>
    </w:r>
    <w:r>
      <w:rPr>
        <w:kern w:val="0"/>
        <w:sz w:val="21"/>
        <w:szCs w:val="21"/>
      </w:rPr>
      <w:fldChar w:fldCharType="separate"/>
    </w:r>
    <w:r>
      <w:rPr>
        <w:kern w:val="0"/>
        <w:sz w:val="21"/>
        <w:szCs w:val="21"/>
      </w:rPr>
      <w:t>41</w:t>
    </w:r>
    <w:r>
      <w:rPr>
        <w:kern w:val="0"/>
        <w:sz w:val="21"/>
        <w:szCs w:val="21"/>
      </w:rPr>
      <w:fldChar w:fldCharType="end"/>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14</w:t>
    </w:r>
    <w:r>
      <w:rPr>
        <w:kern w:val="0"/>
        <w:sz w:val="21"/>
        <w:szCs w:val="21"/>
      </w:rPr>
      <w:fldChar w:fldCharType="end"/>
    </w:r>
    <w:r>
      <w:rPr>
        <w:rFonts w:hint="eastAsia"/>
        <w:kern w:val="0"/>
        <w:sz w:val="21"/>
        <w:szCs w:val="21"/>
      </w:rPr>
      <w:t xml:space="preserve"> 页 (共 </w:t>
    </w:r>
    <w:r>
      <w:rPr>
        <w:kern w:val="0"/>
        <w:sz w:val="21"/>
        <w:szCs w:val="21"/>
      </w:rPr>
      <w:fldChar w:fldCharType="begin"/>
    </w:r>
    <w:r>
      <w:rPr>
        <w:kern w:val="0"/>
        <w:sz w:val="21"/>
        <w:szCs w:val="21"/>
      </w:rPr>
      <w:instrText xml:space="preserve"> NUMPAGES </w:instrText>
    </w:r>
    <w:r>
      <w:rPr>
        <w:kern w:val="0"/>
        <w:sz w:val="21"/>
        <w:szCs w:val="21"/>
      </w:rPr>
      <w:fldChar w:fldCharType="separate"/>
    </w:r>
    <w:r>
      <w:rPr>
        <w:kern w:val="0"/>
        <w:sz w:val="21"/>
        <w:szCs w:val="21"/>
      </w:rPr>
      <w:t>41</w:t>
    </w:r>
    <w:r>
      <w:rPr>
        <w:kern w:val="0"/>
        <w:sz w:val="21"/>
        <w:szCs w:val="21"/>
      </w:rPr>
      <w:fldChar w:fldCharType="end"/>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OseUE1QAAAAgBAAAPAAAAAAAAAAEAIAAAACIAAABkcnMvZG93bnJldi54bWxQ&#10;SwECFAAUAAAACACHTuJAhoduc94CAAAmBgAADgAAAAAAAAABACAAAAAkAQAAZHJzL2Uyb0RvYy54&#10;bWxQSwUGAAAAAAYABgBZAQAAdAY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4UNn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0LhQ2d0CAAAmBgAADgAAAAAAAAABACAAAAAfAQAAZHJzL2Uyb0RvYy54bWxQSwUG&#10;AAAAAAYABgBZAQAAbgYAAAAA&#10;">
              <v:fill on="f" focussize="0,0"/>
              <v:stroke on="f" weight="0.5pt"/>
              <v:imagedata o:title=""/>
              <o:lock v:ext="edit" aspectratio="f"/>
              <v:textbox inset="0mm,0mm,0mm,0mm" style="mso-fit-shape-to-text:t;">
                <w:txbxContent>
                  <w:p>
                    <w:pPr>
                      <w:pStyle w:val="7"/>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CDn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TDCSpIGK&#10;33/7ev/95/2PLwj2QKCttmOIW2iIdLsrtYO26fctbHreu8o0/h8YIfCDvHcHednOIeoPpYM0jcBF&#10;wdcvAD88HtfGuldMNcgbGTZQv1ZWsplb14X2If42qQouRFtDIdEWSJy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8AgIOd0CAAAmBgAADgAAAAAAAAABACAAAAAfAQAAZHJzL2Uyb0RvYy54bWxQSwUG&#10;AAAAAAYABgBZAQAAbgY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1wBbb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HGIkSQMV&#10;v//29f77z/sfXxDsgUBbbccQt9AQ6XZXagdt0+9b2PS8d5Vp/D8wQuAHee8O8rKdQ9QfSgdpGoGL&#10;gq9fAH54PK6Nda+YapA3Mmygfq2sZDO3rgvtQ/xtUhVciLaGQqItkDg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1wBbbeAgAAJgYAAA4AAAAAAAAAAQAgAAAAHwEAAGRycy9lMm9Eb2MueG1sUEsF&#10;BgAAAAAGAAYAWQEAAG8GA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tPOxze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EtPOxzeAgAAJgYAAA4AAAAAAAAAAQAgAAAAHwEAAGRycy9lMm9Eb2MueG1sUEsF&#10;BgAAAAAGAAYAWQEAAG8GA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eastAsia="宋体"/>
        <w:sz w:val="21"/>
        <w:szCs w:val="21"/>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wWxa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HBbFrd0CAAAmBgAADgAAAAAAAAABACAAAAAfAQAAZHJzL2Uyb0RvYy54bWxQSwUG&#10;AAAAAAYABgBZAQAAbgYAAAAA&#10;">
              <v:fill on="f" focussize="0,0"/>
              <v:stroke on="f" weight="0.5pt"/>
              <v:imagedata o:title=""/>
              <o:lock v:ext="edit" aspectratio="f"/>
              <v:textbox inset="0mm,0mm,0mm,0mm" style="mso-fit-shape-to-text:t;">
                <w:txbxContent>
                  <w:p>
                    <w:pPr>
                      <w:pStyle w:val="7"/>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rPr>
    </w:pPr>
    <w:r>
      <w:rPr>
        <w:rFonts w:hint="eastAsia"/>
        <w:sz w:val="21"/>
      </w:rPr>
      <w:t>附录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宋体"/>
        <w:sz w:val="21"/>
        <w:lang w:val="en-US" w:eastAsia="zh-CN"/>
      </w:rPr>
    </w:pPr>
    <w:bookmarkStart w:id="4" w:name="OLE_LINK5"/>
    <w:r>
      <w:rPr>
        <w:rFonts w:hint="eastAsia"/>
        <w:sz w:val="21"/>
        <w:lang w:val="en-US" w:eastAsia="zh-CN"/>
      </w:rPr>
      <w:t>自定义</w:t>
    </w:r>
    <w:bookmarkEnd w:id="4"/>
    <w:r>
      <w:rPr>
        <w:rFonts w:hint="eastAsia"/>
        <w:sz w:val="21"/>
        <w:lang w:val="en-US" w:eastAsia="zh-CN"/>
      </w:rPr>
      <w:t>1</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rPr>
    </w:pPr>
    <w:r>
      <w:rPr>
        <w:rFonts w:hint="eastAsia"/>
        <w:sz w:val="21"/>
      </w:rPr>
      <w:t>虚拟商场的设计与实现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宋体"/>
        <w:sz w:val="21"/>
        <w:lang w:val="en-US" w:eastAsia="zh-CN"/>
      </w:rPr>
    </w:pPr>
    <w:r>
      <w:rPr>
        <w:rFonts w:hint="eastAsia"/>
        <w:sz w:val="21"/>
        <w:lang w:val="en-US" w:eastAsia="zh-CN"/>
      </w:rPr>
      <w:t>自定义2</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自定义3</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自定义4</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自定义5</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自定义6</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rPr>
    </w:pPr>
    <w:r>
      <w:rPr>
        <w:rFonts w:hint="eastAsia"/>
        <w:sz w:val="21"/>
        <w:lang w:val="en-US" w:eastAsia="zh-CN"/>
      </w:rPr>
      <w:t>自定义</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自定义8</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自定义9</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自定义10</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自定义11</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sz w:val="21"/>
        <w:lang w:val="en-US"/>
      </w:rPr>
    </w:pPr>
    <w:r>
      <w:rPr>
        <w:rFonts w:hint="eastAsia"/>
        <w:sz w:val="21"/>
        <w:lang w:val="en-US" w:eastAsia="zh-CN"/>
      </w:rPr>
      <w:t>自定义12</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rPr>
    </w:pPr>
    <w:r>
      <w:rPr>
        <w:rFonts w:hint="eastAsia"/>
        <w:sz w:val="21"/>
      </w:rPr>
      <w:t>虚拟商场的实现过程</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rPr>
    </w:pPr>
    <w:r>
      <w:rPr>
        <w:rFonts w:hint="eastAsia"/>
        <w:sz w:val="21"/>
      </w:rPr>
      <w:t>致谢</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 w:val="21"/>
      </w:rPr>
    </w:pPr>
    <w:r>
      <w:rPr>
        <w:rFonts w:hint="eastAsia"/>
        <w:sz w:val="21"/>
      </w:rPr>
      <w:t>附录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3390C"/>
    <w:multiLevelType w:val="multilevel"/>
    <w:tmpl w:val="04D3390C"/>
    <w:lvl w:ilvl="0" w:tentative="0">
      <w:start w:val="7"/>
      <w:numFmt w:val="decimal"/>
      <w:lvlText w:val="(%1)"/>
      <w:lvlJc w:val="left"/>
      <w:pPr>
        <w:tabs>
          <w:tab w:val="left" w:pos="510"/>
        </w:tabs>
        <w:ind w:left="510" w:hanging="51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ADF3D21"/>
    <w:multiLevelType w:val="multilevel"/>
    <w:tmpl w:val="0ADF3D21"/>
    <w:lvl w:ilvl="0" w:tentative="0">
      <w:start w:val="3"/>
      <w:numFmt w:val="decimal"/>
      <w:lvlText w:val="%1"/>
      <w:lvlJc w:val="left"/>
      <w:pPr>
        <w:tabs>
          <w:tab w:val="left" w:pos="405"/>
        </w:tabs>
        <w:ind w:left="405" w:hanging="405"/>
      </w:pPr>
      <w:rPr>
        <w:rFonts w:hint="eastAsia"/>
      </w:rPr>
    </w:lvl>
    <w:lvl w:ilvl="1" w:tentative="0">
      <w:start w:val="2"/>
      <w:numFmt w:val="decimal"/>
      <w:lvlText w:val="%1.%2"/>
      <w:lvlJc w:val="left"/>
      <w:pPr>
        <w:tabs>
          <w:tab w:val="left" w:pos="720"/>
        </w:tabs>
        <w:ind w:left="720" w:hanging="720"/>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1080"/>
        </w:tabs>
        <w:ind w:left="1080" w:hanging="1080"/>
      </w:pPr>
      <w:rPr>
        <w:rFonts w:hint="eastAsia"/>
      </w:rPr>
    </w:lvl>
    <w:lvl w:ilvl="4" w:tentative="0">
      <w:start w:val="1"/>
      <w:numFmt w:val="decimal"/>
      <w:lvlText w:val="%1.%2.%3.%4.%5"/>
      <w:lvlJc w:val="left"/>
      <w:pPr>
        <w:tabs>
          <w:tab w:val="left" w:pos="1440"/>
        </w:tabs>
        <w:ind w:left="1440" w:hanging="1440"/>
      </w:pPr>
      <w:rPr>
        <w:rFonts w:hint="eastAsia"/>
      </w:rPr>
    </w:lvl>
    <w:lvl w:ilvl="5" w:tentative="0">
      <w:start w:val="1"/>
      <w:numFmt w:val="decimal"/>
      <w:lvlText w:val="%1.%2.%3.%4.%5.%6"/>
      <w:lvlJc w:val="left"/>
      <w:pPr>
        <w:tabs>
          <w:tab w:val="left" w:pos="1440"/>
        </w:tabs>
        <w:ind w:left="1440" w:hanging="1440"/>
      </w:pPr>
      <w:rPr>
        <w:rFonts w:hint="eastAsia"/>
      </w:rPr>
    </w:lvl>
    <w:lvl w:ilvl="6" w:tentative="0">
      <w:start w:val="1"/>
      <w:numFmt w:val="decimal"/>
      <w:lvlText w:val="%1.%2.%3.%4.%5.%6.%7"/>
      <w:lvlJc w:val="left"/>
      <w:pPr>
        <w:tabs>
          <w:tab w:val="left" w:pos="1800"/>
        </w:tabs>
        <w:ind w:left="1800" w:hanging="1800"/>
      </w:pPr>
      <w:rPr>
        <w:rFonts w:hint="eastAsia"/>
      </w:rPr>
    </w:lvl>
    <w:lvl w:ilvl="7" w:tentative="0">
      <w:start w:val="1"/>
      <w:numFmt w:val="decimal"/>
      <w:lvlText w:val="%1.%2.%3.%4.%5.%6.%7.%8"/>
      <w:lvlJc w:val="left"/>
      <w:pPr>
        <w:tabs>
          <w:tab w:val="left" w:pos="2160"/>
        </w:tabs>
        <w:ind w:left="2160" w:hanging="2160"/>
      </w:pPr>
      <w:rPr>
        <w:rFonts w:hint="eastAsia"/>
      </w:rPr>
    </w:lvl>
    <w:lvl w:ilvl="8" w:tentative="0">
      <w:start w:val="1"/>
      <w:numFmt w:val="decimal"/>
      <w:lvlText w:val="%1.%2.%3.%4.%5.%6.%7.%8.%9"/>
      <w:lvlJc w:val="left"/>
      <w:pPr>
        <w:tabs>
          <w:tab w:val="left" w:pos="2160"/>
        </w:tabs>
        <w:ind w:left="2160" w:hanging="2160"/>
      </w:pPr>
      <w:rPr>
        <w:rFonts w:hint="eastAsia"/>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刘惠">
    <w15:presenceInfo w15:providerId="None" w15:userId="刘惠"/>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RhODczODAxYzViMTEzNmEwNzEzYzJkZTQ5NTg5M2MifQ=="/>
  </w:docVars>
  <w:rsids>
    <w:rsidRoot w:val="00000000"/>
    <w:rsid w:val="03253AFD"/>
    <w:rsid w:val="05AC42E4"/>
    <w:rsid w:val="0E7E2314"/>
    <w:rsid w:val="13EC7D20"/>
    <w:rsid w:val="1A732F49"/>
    <w:rsid w:val="1C171B86"/>
    <w:rsid w:val="29D4744E"/>
    <w:rsid w:val="385E093C"/>
    <w:rsid w:val="3B043A1D"/>
    <w:rsid w:val="3E09134A"/>
    <w:rsid w:val="43B81461"/>
    <w:rsid w:val="475B66AF"/>
    <w:rsid w:val="5B5C727B"/>
    <w:rsid w:val="5B8B2F47"/>
    <w:rsid w:val="604F37CA"/>
    <w:rsid w:val="651563DC"/>
    <w:rsid w:val="65174882"/>
    <w:rsid w:val="68D42044"/>
    <w:rsid w:val="68EB5C39"/>
    <w:rsid w:val="6BB424A0"/>
    <w:rsid w:val="7D006E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4"/>
    <w:basedOn w:val="1"/>
    <w:next w:val="1"/>
    <w:qFormat/>
    <w:uiPriority w:val="0"/>
    <w:pPr>
      <w:keepNext/>
      <w:spacing w:line="440" w:lineRule="exact"/>
      <w:ind w:firstLine="1084" w:firstLineChars="300"/>
      <w:outlineLvl w:val="3"/>
    </w:pPr>
    <w:rPr>
      <w:b/>
      <w:bCs/>
      <w:sz w:val="36"/>
    </w:rPr>
  </w:style>
  <w:style w:type="character" w:default="1" w:styleId="13">
    <w:name w:val="Default Paragraph Font"/>
    <w:autoRedefine/>
    <w:semiHidden/>
    <w:qFormat/>
    <w:uiPriority w:val="0"/>
  </w:style>
  <w:style w:type="table" w:default="1" w:styleId="12">
    <w:name w:val="Normal Table"/>
    <w:autoRedefine/>
    <w:semiHidden/>
    <w:uiPriority w:val="0"/>
    <w:tblPr>
      <w:tblCellMar>
        <w:top w:w="0" w:type="dxa"/>
        <w:left w:w="108" w:type="dxa"/>
        <w:bottom w:w="0" w:type="dxa"/>
        <w:right w:w="108" w:type="dxa"/>
      </w:tblCellMar>
    </w:tblPr>
  </w:style>
  <w:style w:type="paragraph" w:styleId="3">
    <w:name w:val="annotation text"/>
    <w:basedOn w:val="1"/>
    <w:semiHidden/>
    <w:qFormat/>
    <w:uiPriority w:val="1624"/>
    <w:pPr>
      <w:jc w:val="left"/>
    </w:pPr>
  </w:style>
  <w:style w:type="paragraph" w:styleId="4">
    <w:name w:val="Body Text 3"/>
    <w:basedOn w:val="1"/>
    <w:semiHidden/>
    <w:qFormat/>
    <w:uiPriority w:val="0"/>
    <w:pPr>
      <w:spacing w:before="156" w:beforeLines="50" w:after="156" w:afterLines="50" w:line="440" w:lineRule="exact"/>
      <w:outlineLvl w:val="2"/>
    </w:pPr>
    <w:rPr>
      <w:bCs/>
      <w:sz w:val="24"/>
    </w:rPr>
  </w:style>
  <w:style w:type="paragraph" w:styleId="5">
    <w:name w:val="Body Text"/>
    <w:basedOn w:val="1"/>
    <w:semiHidden/>
    <w:qFormat/>
    <w:uiPriority w:val="0"/>
    <w:pPr>
      <w:spacing w:line="440" w:lineRule="exact"/>
    </w:pPr>
    <w:rPr>
      <w:rFonts w:eastAsia="黑体"/>
      <w:bCs/>
      <w:sz w:val="32"/>
    </w:rPr>
  </w:style>
  <w:style w:type="paragraph" w:styleId="6">
    <w:name w:val="Date"/>
    <w:basedOn w:val="1"/>
    <w:next w:val="1"/>
    <w:semiHidden/>
    <w:qFormat/>
    <w:uiPriority w:val="0"/>
    <w:pPr>
      <w:ind w:left="100" w:leftChars="2500"/>
    </w:pPr>
    <w:rPr>
      <w:sz w:val="18"/>
      <w:szCs w:val="18"/>
    </w:rPr>
  </w:style>
  <w:style w:type="paragraph" w:styleId="7">
    <w:name w:val="footer"/>
    <w:basedOn w:val="1"/>
    <w:semiHidden/>
    <w:qFormat/>
    <w:uiPriority w:val="0"/>
    <w:pPr>
      <w:tabs>
        <w:tab w:val="center" w:pos="4153"/>
        <w:tab w:val="right" w:pos="8306"/>
      </w:tabs>
      <w:snapToGrid w:val="0"/>
      <w:jc w:val="left"/>
    </w:pPr>
    <w:rPr>
      <w:sz w:val="18"/>
      <w:szCs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Body Text Indent 3"/>
    <w:basedOn w:val="1"/>
    <w:semiHidden/>
    <w:uiPriority w:val="0"/>
    <w:pPr>
      <w:spacing w:line="440" w:lineRule="exact"/>
      <w:ind w:left="210" w:leftChars="100" w:firstLine="480" w:firstLineChars="200"/>
    </w:pPr>
    <w:rPr>
      <w:bCs/>
      <w:sz w:val="24"/>
    </w:rPr>
  </w:style>
  <w:style w:type="paragraph" w:styleId="10">
    <w:name w:val="Body Text 2"/>
    <w:basedOn w:val="1"/>
    <w:semiHidden/>
    <w:qFormat/>
    <w:uiPriority w:val="0"/>
    <w:pPr>
      <w:spacing w:line="360" w:lineRule="exact"/>
    </w:pPr>
    <w:rPr>
      <w:color w:val="000000"/>
    </w:rPr>
  </w:style>
  <w:style w:type="paragraph" w:styleId="11">
    <w:name w:val="Normal (Web)"/>
    <w:basedOn w:val="1"/>
    <w:semiHidden/>
    <w:uiPriority w:val="0"/>
    <w:pPr>
      <w:widowControl/>
      <w:spacing w:before="100" w:beforeAutospacing="1" w:after="100" w:afterAutospacing="1"/>
      <w:jc w:val="left"/>
    </w:pPr>
    <w:rPr>
      <w:rFonts w:ascii="宋体" w:hAnsi="宋体"/>
      <w:color w:val="000000"/>
      <w:kern w:val="0"/>
      <w:sz w:val="24"/>
    </w:rPr>
  </w:style>
  <w:style w:type="character" w:styleId="14">
    <w:name w:val="Hyperlink"/>
    <w:basedOn w:val="13"/>
    <w:semiHidden/>
    <w:qFormat/>
    <w:uiPriority w:val="0"/>
    <w:rPr>
      <w:color w:val="0000FF"/>
      <w:u w:val="none"/>
    </w:rPr>
  </w:style>
  <w:style w:type="character" w:styleId="15">
    <w:name w:val="annotation reference"/>
    <w:basedOn w:val="13"/>
    <w:semiHidden/>
    <w:uiPriority w:val="0"/>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7" Type="http://schemas.microsoft.com/office/2011/relationships/people" Target="people.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25.jpeg"/><Relationship Id="rId82" Type="http://schemas.openxmlformats.org/officeDocument/2006/relationships/image" Target="media/image24.jpeg"/><Relationship Id="rId81" Type="http://schemas.openxmlformats.org/officeDocument/2006/relationships/image" Target="media/image23.jpeg"/><Relationship Id="rId80" Type="http://schemas.openxmlformats.org/officeDocument/2006/relationships/image" Target="media/image22.jpeg"/><Relationship Id="rId8" Type="http://schemas.openxmlformats.org/officeDocument/2006/relationships/header" Target="header3.xml"/><Relationship Id="rId79" Type="http://schemas.openxmlformats.org/officeDocument/2006/relationships/image" Target="media/image21.jpeg"/><Relationship Id="rId78" Type="http://schemas.openxmlformats.org/officeDocument/2006/relationships/image" Target="media/image20.jpeg"/><Relationship Id="rId77" Type="http://schemas.openxmlformats.org/officeDocument/2006/relationships/image" Target="media/image19.jpeg"/><Relationship Id="rId76" Type="http://schemas.openxmlformats.org/officeDocument/2006/relationships/image" Target="media/image18.jpeg"/><Relationship Id="rId75" Type="http://schemas.openxmlformats.org/officeDocument/2006/relationships/image" Target="media/image17.jpeg"/><Relationship Id="rId74" Type="http://schemas.openxmlformats.org/officeDocument/2006/relationships/image" Target="media/image16.wmf"/><Relationship Id="rId73" Type="http://schemas.openxmlformats.org/officeDocument/2006/relationships/oleObject" Target="embeddings/oleObject15.bin"/><Relationship Id="rId72" Type="http://schemas.openxmlformats.org/officeDocument/2006/relationships/image" Target="media/image15.wmf"/><Relationship Id="rId71" Type="http://schemas.openxmlformats.org/officeDocument/2006/relationships/oleObject" Target="embeddings/oleObject14.bin"/><Relationship Id="rId70" Type="http://schemas.openxmlformats.org/officeDocument/2006/relationships/image" Target="media/image14.wmf"/><Relationship Id="rId7" Type="http://schemas.openxmlformats.org/officeDocument/2006/relationships/footer" Target="footer3.xml"/><Relationship Id="rId69" Type="http://schemas.openxmlformats.org/officeDocument/2006/relationships/oleObject" Target="embeddings/oleObject13.bin"/><Relationship Id="rId68" Type="http://schemas.openxmlformats.org/officeDocument/2006/relationships/image" Target="media/image13.wmf"/><Relationship Id="rId67" Type="http://schemas.openxmlformats.org/officeDocument/2006/relationships/oleObject" Target="embeddings/oleObject12.bin"/><Relationship Id="rId66" Type="http://schemas.openxmlformats.org/officeDocument/2006/relationships/image" Target="media/image12.wmf"/><Relationship Id="rId65" Type="http://schemas.openxmlformats.org/officeDocument/2006/relationships/oleObject" Target="embeddings/oleObject11.bin"/><Relationship Id="rId64" Type="http://schemas.openxmlformats.org/officeDocument/2006/relationships/image" Target="media/image11.wmf"/><Relationship Id="rId63" Type="http://schemas.openxmlformats.org/officeDocument/2006/relationships/oleObject" Target="embeddings/oleObject10.bin"/><Relationship Id="rId62" Type="http://schemas.openxmlformats.org/officeDocument/2006/relationships/image" Target="media/image10.wmf"/><Relationship Id="rId61" Type="http://schemas.openxmlformats.org/officeDocument/2006/relationships/oleObject" Target="embeddings/oleObject9.bin"/><Relationship Id="rId60" Type="http://schemas.openxmlformats.org/officeDocument/2006/relationships/image" Target="media/image9.wmf"/><Relationship Id="rId6" Type="http://schemas.openxmlformats.org/officeDocument/2006/relationships/header" Target="header2.xml"/><Relationship Id="rId59" Type="http://schemas.openxmlformats.org/officeDocument/2006/relationships/oleObject" Target="embeddings/oleObject8.bin"/><Relationship Id="rId58" Type="http://schemas.openxmlformats.org/officeDocument/2006/relationships/image" Target="media/image8.wmf"/><Relationship Id="rId57" Type="http://schemas.openxmlformats.org/officeDocument/2006/relationships/oleObject" Target="embeddings/oleObject7.bin"/><Relationship Id="rId56" Type="http://schemas.openxmlformats.org/officeDocument/2006/relationships/image" Target="media/image7.wmf"/><Relationship Id="rId55" Type="http://schemas.openxmlformats.org/officeDocument/2006/relationships/oleObject" Target="embeddings/oleObject6.bin"/><Relationship Id="rId54" Type="http://schemas.openxmlformats.org/officeDocument/2006/relationships/image" Target="media/image6.wmf"/><Relationship Id="rId53" Type="http://schemas.openxmlformats.org/officeDocument/2006/relationships/oleObject" Target="embeddings/oleObject5.bin"/><Relationship Id="rId52" Type="http://schemas.openxmlformats.org/officeDocument/2006/relationships/image" Target="media/image5.wmf"/><Relationship Id="rId51" Type="http://schemas.openxmlformats.org/officeDocument/2006/relationships/oleObject" Target="embeddings/oleObject4.bin"/><Relationship Id="rId50" Type="http://schemas.openxmlformats.org/officeDocument/2006/relationships/image" Target="media/image4.wmf"/><Relationship Id="rId5" Type="http://schemas.openxmlformats.org/officeDocument/2006/relationships/footer" Target="footer2.xml"/><Relationship Id="rId49" Type="http://schemas.openxmlformats.org/officeDocument/2006/relationships/oleObject" Target="embeddings/oleObject3.bin"/><Relationship Id="rId48" Type="http://schemas.openxmlformats.org/officeDocument/2006/relationships/image" Target="media/image3.wmf"/><Relationship Id="rId47" Type="http://schemas.openxmlformats.org/officeDocument/2006/relationships/oleObject" Target="embeddings/oleObject2.bin"/><Relationship Id="rId46" Type="http://schemas.openxmlformats.org/officeDocument/2006/relationships/image" Target="media/image2.wmf"/><Relationship Id="rId45" Type="http://schemas.openxmlformats.org/officeDocument/2006/relationships/oleObject" Target="embeddings/oleObject1.bin"/><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header" Target="header27.xml"/><Relationship Id="rId41" Type="http://schemas.openxmlformats.org/officeDocument/2006/relationships/header" Target="header26.xml"/><Relationship Id="rId40" Type="http://schemas.openxmlformats.org/officeDocument/2006/relationships/header" Target="header25.xml"/><Relationship Id="rId4" Type="http://schemas.openxmlformats.org/officeDocument/2006/relationships/footer" Target="footer1.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140"/>
    <customShpInfo spid="_x0000_s2141"/>
    <customShpInfo spid="_x0000_s2139"/>
    <customShpInfo spid="_x0000_s2144"/>
    <customShpInfo spid="_x0000_s2145"/>
    <customShpInfo spid="_x0000_s2143"/>
    <customShpInfo spid="_x0000_s2147"/>
    <customShpInfo spid="_x0000_s2148"/>
    <customShpInfo spid="_x0000_s2146"/>
    <customShpInfo spid="_x0000_s2149"/>
    <customShpInfo spid="_x0000_s2151"/>
    <customShpInfo spid="_x0000_s2152"/>
    <customShpInfo spid="_x0000_s2150"/>
    <customShpInfo spid="_x0000_s2155"/>
    <customShpInfo spid="_x0000_s2156"/>
    <customShpInfo spid="_x0000_s2154"/>
    <customShpInfo spid="_x0000_s2158"/>
    <customShpInfo spid="_x0000_s2159"/>
    <customShpInfo spid="_x0000_s2157"/>
    <customShpInfo spid="_x0000_s2161"/>
    <customShpInfo spid="_x0000_s2162"/>
    <customShpInfo spid="_x0000_s2160"/>
    <customShpInfo spid="_x0000_s2164"/>
    <customShpInfo spid="_x0000_s2165"/>
    <customShpInfo spid="_x0000_s2163"/>
    <customShpInfo spid="_x0000_s2169"/>
    <customShpInfo spid="_x0000_s2170"/>
    <customShpInfo spid="_x0000_s2172"/>
    <customShpInfo spid="_x0000_s2173"/>
    <customShpInfo spid="_x0000_s2171"/>
    <customShpInfo spid="_x0000_s2175"/>
    <customShpInfo spid="_x0000_s2176"/>
    <customShpInfo spid="_x0000_s2174"/>
    <customShpInfo spid="_x0000_s2178"/>
    <customShpInfo spid="_x0000_s2179"/>
    <customShpInfo spid="_x0000_s2177"/>
    <customShpInfo spid="_x0000_s2181"/>
    <customShpInfo spid="_x0000_s2182"/>
    <customShpInfo spid="_x0000_s218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2024-03-31T07:35:40Z</dcterms:created>
  <dc:creator>edgjy</dc:creator>
  <cp:lastModifiedBy>与狼共舞</cp:lastModifiedBy>
  <dcterms:modified xsi:type="dcterms:W3CDTF">2024-03-31T09:47:57Z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BDE1EAE94FF240D8A4BC8312B5A5E796_12</vt:lpwstr>
  </property>
</Properties>
</file>